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5C999B" w14:textId="77777777" w:rsidR="00E343CE" w:rsidRPr="00470A8F" w:rsidRDefault="005B7326" w:rsidP="00470A8F">
      <w:pPr>
        <w:pStyle w:val="1"/>
        <w:rPr>
          <w:rFonts w:asciiTheme="minorHAnsi" w:eastAsia="Quattrocento Sans" w:hAnsiTheme="minorHAnsi" w:cs="Quattrocento Sans"/>
        </w:rPr>
        <w:sectPr w:rsidR="00E343CE" w:rsidRPr="00470A8F">
          <w:headerReference w:type="default" r:id="rId8"/>
          <w:footerReference w:type="default" r:id="rId9"/>
          <w:pgSz w:w="11906" w:h="16838"/>
          <w:pgMar w:top="1899" w:right="849" w:bottom="1440" w:left="1009" w:header="708" w:footer="708" w:gutter="0"/>
          <w:pgNumType w:start="1"/>
          <w:cols w:space="720"/>
        </w:sectPr>
      </w:pPr>
      <w:bookmarkStart w:id="0" w:name="_top"/>
      <w:bookmarkStart w:id="1" w:name="_Toc168993432"/>
      <w:bookmarkEnd w:id="0"/>
      <w:r w:rsidRPr="005B7326">
        <w:rPr>
          <w:rFonts w:eastAsia="Calibri"/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FDD3D96" wp14:editId="3DCDC076">
                <wp:simplePos x="0" y="0"/>
                <wp:positionH relativeFrom="column">
                  <wp:posOffset>-12700</wp:posOffset>
                </wp:positionH>
                <wp:positionV relativeFrom="paragraph">
                  <wp:posOffset>2553828</wp:posOffset>
                </wp:positionV>
                <wp:extent cx="6435090" cy="1616710"/>
                <wp:effectExtent l="0" t="0" r="381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5090" cy="161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F8E6B9" w14:textId="77777777" w:rsidR="00B31EAF" w:rsidRDefault="00B31EAF" w:rsidP="004C0967">
                            <w:pPr>
                              <w:keepNext/>
                              <w:keepLines/>
                              <w:spacing w:before="240" w:after="0"/>
                              <w:jc w:val="center"/>
                              <w:rPr>
                                <w:rFonts w:ascii="Arial" w:eastAsia="Calibri" w:hAnsi="Arial" w:cs="Arial"/>
                                <w:color w:val="2E75B5"/>
                                <w:sz w:val="56"/>
                                <w:szCs w:val="56"/>
                                <w14:textFill>
                                  <w14:solidFill>
                                    <w14:srgbClr w14:val="2E75B5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eastAsia="Calibri" w:hAnsi="Arial" w:cs="Arial"/>
                                <w:noProof/>
                                <w:color w:val="2E75B5"/>
                                <w:sz w:val="56"/>
                                <w:szCs w:val="56"/>
                                <w:lang w:eastAsia="ru-RU"/>
                                <w14:textFill>
                                  <w14:solidFill>
                                    <w14:srgbClr w14:val="2E75B5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Функциональные технические требования</w:t>
                            </w:r>
                          </w:p>
                          <w:p w14:paraId="63B80B51" w14:textId="77777777" w:rsidR="00B31EAF" w:rsidRPr="00174A43" w:rsidRDefault="00B31EAF" w:rsidP="004C0967">
                            <w:pPr>
                              <w:jc w:val="center"/>
                              <w:rPr>
                                <w:rFonts w:ascii="Arial" w:eastAsia="Quattrocento Sans" w:hAnsi="Arial" w:cs="Arial"/>
                                <w:color w:val="595959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eastAsia="Quattrocento Sans" w:hAnsi="Arial" w:cs="Arial"/>
                                <w:color w:val="595959"/>
                                <w:lang w:val="en-US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IoT</w:t>
                            </w:r>
                            <w:r>
                              <w:rPr>
                                <w:rFonts w:ascii="Arial" w:eastAsia="Quattrocento Sans" w:hAnsi="Arial" w:cs="Arial"/>
                                <w:color w:val="595959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 xml:space="preserve"> Платформа ДКС </w:t>
                            </w:r>
                            <w:r>
                              <w:rPr>
                                <w:rFonts w:ascii="Arial" w:eastAsia="Quattrocento Sans" w:hAnsi="Arial" w:cs="Arial"/>
                                <w:color w:val="595959"/>
                                <w:lang w:val="en-US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RatioT</w:t>
                            </w:r>
                            <w:r w:rsidRPr="00174A43">
                              <w:rPr>
                                <w:rFonts w:ascii="Arial" w:eastAsia="Quattrocento Sans" w:hAnsi="Arial" w:cs="Arial"/>
                                <w:color w:val="595959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Quattrocento Sans" w:hAnsi="Arial" w:cs="Arial"/>
                                <w:color w:val="595959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 xml:space="preserve">и модуль </w:t>
                            </w:r>
                            <w:r>
                              <w:rPr>
                                <w:rFonts w:ascii="Arial" w:eastAsia="Quattrocento Sans" w:hAnsi="Arial" w:cs="Arial"/>
                                <w:color w:val="595959"/>
                                <w:lang w:val="en-US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RatioT</w:t>
                            </w:r>
                            <w:r w:rsidRPr="00174A43">
                              <w:rPr>
                                <w:rFonts w:ascii="Arial" w:eastAsia="Quattrocento Sans" w:hAnsi="Arial" w:cs="Arial"/>
                                <w:color w:val="595959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Quattrocento Sans" w:hAnsi="Arial" w:cs="Arial"/>
                                <w:color w:val="595959"/>
                                <w:lang w:val="en-US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Charge</w:t>
                            </w:r>
                          </w:p>
                          <w:p w14:paraId="2697008A" w14:textId="77777777" w:rsidR="00B31EAF" w:rsidRDefault="00B31EAF" w:rsidP="004C0967">
                            <w:pPr>
                              <w:jc w:val="center"/>
                              <w:rPr>
                                <w:rFonts w:ascii="Arial" w:eastAsia="Quattrocento Sans" w:hAnsi="Arial" w:cs="Arial"/>
                                <w:color w:val="0070C0"/>
                                <w14:textFill>
                                  <w14:solidFill>
                                    <w14:srgbClr w14:val="0070C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eastAsia="Quattrocento Sans" w:hAnsi="Arial" w:cs="Arial"/>
                                <w:color w:val="0070C0"/>
                                <w14:textFill>
                                  <w14:solidFill>
                                    <w14:srgbClr w14:val="0070C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 xml:space="preserve">ООО «Объединение </w:t>
                            </w:r>
                            <w:proofErr w:type="spellStart"/>
                            <w:r>
                              <w:rPr>
                                <w:rFonts w:ascii="Arial" w:eastAsia="Quattrocento Sans" w:hAnsi="Arial" w:cs="Arial"/>
                                <w:color w:val="0070C0"/>
                                <w14:textFill>
                                  <w14:solidFill>
                                    <w14:srgbClr w14:val="0070C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Агрегейт</w:t>
                            </w:r>
                            <w:proofErr w:type="spellEnd"/>
                            <w:r>
                              <w:rPr>
                                <w:rFonts w:ascii="Arial" w:eastAsia="Quattrocento Sans" w:hAnsi="Arial" w:cs="Arial"/>
                                <w:color w:val="0070C0"/>
                                <w14:textFill>
                                  <w14:solidFill>
                                    <w14:srgbClr w14:val="0070C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DD3D9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1pt;margin-top:201.1pt;width:506.7pt;height:127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" stroked="f">
                <v:textbox>
                  <w:txbxContent>
                    <w:p w14:paraId="2CF8E6B9" w14:textId="77777777" w:rsidR="00B31EAF" w:rsidRDefault="00B31EAF" w:rsidP="004C0967">
                      <w:pPr>
                        <w:keepNext/>
                        <w:keepLines/>
                        <w:spacing w:before="240" w:after="0"/>
                        <w:jc w:val="center"/>
                        <w:rPr>
                          <w:rFonts w:ascii="Arial" w:eastAsia="Calibri" w:hAnsi="Arial" w:cs="Arial"/>
                          <w:color w:val="2E75B5"/>
                          <w:sz w:val="56"/>
                          <w:szCs w:val="56"/>
                          <w14:textFill>
                            <w14:solidFill>
                              <w14:srgbClr w14:val="2E75B5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 w:eastAsia="Calibri" w:hAnsi="Arial" w:cs="Arial"/>
                          <w:noProof/>
                          <w:color w:val="2E75B5"/>
                          <w:sz w:val="56"/>
                          <w:szCs w:val="56"/>
                          <w:lang w:eastAsia="ru-RU"/>
                          <w14:textFill>
                            <w14:solidFill>
                              <w14:srgbClr w14:val="2E75B5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Функциональные технические требования</w:t>
                      </w:r>
                    </w:p>
                    <w:p w14:paraId="63B80B51" w14:textId="77777777" w:rsidR="00B31EAF" w:rsidRPr="00174A43" w:rsidRDefault="00B31EAF" w:rsidP="004C0967">
                      <w:pPr>
                        <w:jc w:val="center"/>
                        <w:rPr>
                          <w:rFonts w:ascii="Arial" w:eastAsia="Quattrocento Sans" w:hAnsi="Arial" w:cs="Arial"/>
                          <w:color w:val="595959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 w:eastAsia="Quattrocento Sans" w:hAnsi="Arial" w:cs="Arial"/>
                          <w:color w:val="595959"/>
                          <w:lang w:val="en-US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IoT</w:t>
                      </w:r>
                      <w:r>
                        <w:rPr>
                          <w:rFonts w:ascii="Arial" w:eastAsia="Quattrocento Sans" w:hAnsi="Arial" w:cs="Arial"/>
                          <w:color w:val="595959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 xml:space="preserve"> Платформа ДКС </w:t>
                      </w:r>
                      <w:r>
                        <w:rPr>
                          <w:rFonts w:ascii="Arial" w:eastAsia="Quattrocento Sans" w:hAnsi="Arial" w:cs="Arial"/>
                          <w:color w:val="595959"/>
                          <w:lang w:val="en-US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RatioT</w:t>
                      </w:r>
                      <w:r w:rsidRPr="00174A43">
                        <w:rPr>
                          <w:rFonts w:ascii="Arial" w:eastAsia="Quattrocento Sans" w:hAnsi="Arial" w:cs="Arial"/>
                          <w:color w:val="595959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eastAsia="Quattrocento Sans" w:hAnsi="Arial" w:cs="Arial"/>
                          <w:color w:val="595959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 xml:space="preserve">и модуль </w:t>
                      </w:r>
                      <w:r>
                        <w:rPr>
                          <w:rFonts w:ascii="Arial" w:eastAsia="Quattrocento Sans" w:hAnsi="Arial" w:cs="Arial"/>
                          <w:color w:val="595959"/>
                          <w:lang w:val="en-US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RatioT</w:t>
                      </w:r>
                      <w:r w:rsidRPr="00174A43">
                        <w:rPr>
                          <w:rFonts w:ascii="Arial" w:eastAsia="Quattrocento Sans" w:hAnsi="Arial" w:cs="Arial"/>
                          <w:color w:val="595959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eastAsia="Quattrocento Sans" w:hAnsi="Arial" w:cs="Arial"/>
                          <w:color w:val="595959"/>
                          <w:lang w:val="en-US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Charge</w:t>
                      </w:r>
                    </w:p>
                    <w:p w14:paraId="2697008A" w14:textId="77777777" w:rsidR="00B31EAF" w:rsidRDefault="00B31EAF" w:rsidP="004C0967">
                      <w:pPr>
                        <w:jc w:val="center"/>
                        <w:rPr>
                          <w:rFonts w:ascii="Arial" w:eastAsia="Quattrocento Sans" w:hAnsi="Arial" w:cs="Arial"/>
                          <w:color w:val="0070C0"/>
                          <w14:textFill>
                            <w14:solidFill>
                              <w14:srgbClr w14:val="0070C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 w:eastAsia="Quattrocento Sans" w:hAnsi="Arial" w:cs="Arial"/>
                          <w:color w:val="0070C0"/>
                          <w14:textFill>
                            <w14:solidFill>
                              <w14:srgbClr w14:val="0070C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 xml:space="preserve">ООО «Объединение </w:t>
                      </w:r>
                      <w:proofErr w:type="spellStart"/>
                      <w:r>
                        <w:rPr>
                          <w:rFonts w:ascii="Arial" w:eastAsia="Quattrocento Sans" w:hAnsi="Arial" w:cs="Arial"/>
                          <w:color w:val="0070C0"/>
                          <w14:textFill>
                            <w14:solidFill>
                              <w14:srgbClr w14:val="0070C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Агрегейт</w:t>
                      </w:r>
                      <w:proofErr w:type="spellEnd"/>
                      <w:r>
                        <w:rPr>
                          <w:rFonts w:ascii="Arial" w:eastAsia="Quattrocento Sans" w:hAnsi="Arial" w:cs="Arial"/>
                          <w:color w:val="0070C0"/>
                          <w14:textFill>
                            <w14:solidFill>
                              <w14:srgbClr w14:val="0070C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»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="Calibr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D118D8" wp14:editId="195D3C32">
                <wp:simplePos x="0" y="0"/>
                <wp:positionH relativeFrom="margin">
                  <wp:posOffset>5777338</wp:posOffset>
                </wp:positionH>
                <wp:positionV relativeFrom="page">
                  <wp:posOffset>241540</wp:posOffset>
                </wp:positionV>
                <wp:extent cx="603885" cy="996950"/>
                <wp:effectExtent l="0" t="0" r="5715" b="0"/>
                <wp:wrapSquare wrapText="bothSides"/>
                <wp:docPr id="134" name="Прямоугольник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48820" y="3286288"/>
                          <a:ext cx="594360" cy="987425"/>
                        </a:xfrm>
                        <a:prstGeom prst="rect">
                          <a:avLst/>
                        </a:prstGeom>
                        <a:solidFill>
                          <a:srgbClr val="0072C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086609" w14:textId="77777777" w:rsidR="00B31EAF" w:rsidRPr="00174A43" w:rsidRDefault="00B31EAF" w:rsidP="00E343CE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Quattrocento Sans" w:eastAsia="Quattrocento Sans" w:hAnsi="Quattrocento Sans" w:cs="Quattrocento Sans"/>
                                <w:color w:val="FFFFFF"/>
                                <w14:textFill>
                                  <w14:solidFill>
                                    <w14:srgbClr w14:val="FFFFFF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202</w:t>
                            </w:r>
                            <w:r>
                              <w:rPr>
                                <w:rFonts w:ascii="Quattrocento Sans" w:eastAsia="Quattrocento Sans" w:hAnsi="Quattrocento Sans" w:cs="Quattrocento Sans"/>
                                <w:color w:val="FFFFFF"/>
                                <w:lang w:val="en-US"/>
                                <w14:textFill>
                                  <w14:solidFill>
                                    <w14:srgbClr w14:val="FFFFFF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4</w:t>
                            </w:r>
                          </w:p>
                        </w:txbxContent>
                      </wps:txbx>
                      <wps:bodyPr spcFirstLastPara="1" wrap="square" lIns="45700" tIns="45700" rIns="45700" bIns="4570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D118D8" id="Прямоугольник 134" o:spid="_x0000_s1027" style="position:absolute;margin-left:454.9pt;margin-top:19pt;width:47.55pt;height:78.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" fillcolor="#0072c6" stroked="f">
                <v:textbox inset="1.2694mm,1.2694mm,1.2694mm,1.2694mm">
                  <w:txbxContent>
                    <w:p w14:paraId="33086609" w14:textId="77777777" w:rsidR="00B31EAF" w:rsidRPr="00174A43" w:rsidRDefault="00B31EAF" w:rsidP="00E343CE">
                      <w:pPr>
                        <w:spacing w:after="0"/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rFonts w:ascii="Quattrocento Sans" w:eastAsia="Quattrocento Sans" w:hAnsi="Quattrocento Sans" w:cs="Quattrocento Sans"/>
                          <w:color w:val="FFFFFF"/>
                          <w14:textFill>
                            <w14:solidFill>
                              <w14:srgbClr w14:val="FFFFFF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202</w:t>
                      </w:r>
                      <w:r>
                        <w:rPr>
                          <w:rFonts w:ascii="Quattrocento Sans" w:eastAsia="Quattrocento Sans" w:hAnsi="Quattrocento Sans" w:cs="Quattrocento Sans"/>
                          <w:color w:val="FFFFFF"/>
                          <w:lang w:val="en-US"/>
                          <w14:textFill>
                            <w14:solidFill>
                              <w14:srgbClr w14:val="FFFFFF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4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bookmarkEnd w:id="1"/>
    </w:p>
    <w:p w14:paraId="337D8C14" w14:textId="77777777" w:rsidR="00E343CE" w:rsidRDefault="00E343CE" w:rsidP="00E343CE">
      <w:pPr>
        <w:pStyle w:val="13"/>
      </w:pPr>
      <w:bookmarkStart w:id="2" w:name="_Toc168993433"/>
      <w:r>
        <w:lastRenderedPageBreak/>
        <w:t>Содержание</w:t>
      </w:r>
      <w:bookmarkEnd w:id="2"/>
    </w:p>
    <w:p w14:paraId="46D848A5" w14:textId="2606CC2E" w:rsidR="001E24D3" w:rsidRDefault="00E343C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eastAsia="ru-RU"/>
        </w:rPr>
      </w:pPr>
      <w:r>
        <w:fldChar w:fldCharType="begin"/>
      </w:r>
      <w:r>
        <w:instrText xml:space="preserve"> TOC \o "1-3" \h \z \t "1Заголовок;1;2 заголовок;2;3 Заголовок;3;4 Заголовок;4" </w:instrText>
      </w:r>
      <w:r>
        <w:fldChar w:fldCharType="separate"/>
      </w:r>
      <w:hyperlink w:anchor="_Toc168993432" w:history="1"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_Toc168993432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</w:t>
        </w:r>
        <w:r w:rsidR="001E24D3">
          <w:rPr>
            <w:noProof/>
            <w:webHidden/>
          </w:rPr>
          <w:fldChar w:fldCharType="end"/>
        </w:r>
      </w:hyperlink>
    </w:p>
    <w:p w14:paraId="7267CE5C" w14:textId="7EA48E7B" w:rsidR="001E24D3" w:rsidRDefault="00B31EA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eastAsia="ru-RU"/>
        </w:rPr>
      </w:pPr>
      <w:hyperlink w:anchor="_Toc168993433" w:history="1">
        <w:r w:rsidR="001E24D3" w:rsidRPr="001E1AF5">
          <w:rPr>
            <w:rStyle w:val="a3"/>
            <w:noProof/>
          </w:rPr>
          <w:t>Содержание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_Toc168993433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</w:t>
        </w:r>
        <w:r w:rsidR="001E24D3">
          <w:rPr>
            <w:noProof/>
            <w:webHidden/>
          </w:rPr>
          <w:fldChar w:fldCharType="end"/>
        </w:r>
      </w:hyperlink>
    </w:p>
    <w:p w14:paraId="13649942" w14:textId="1883BBA5" w:rsidR="001E24D3" w:rsidRDefault="00B31EA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eastAsia="ru-RU"/>
        </w:rPr>
      </w:pPr>
      <w:hyperlink w:anchor="_Toc168993434" w:history="1">
        <w:r w:rsidR="001E24D3" w:rsidRPr="001E1AF5">
          <w:rPr>
            <w:rStyle w:val="a3"/>
            <w:noProof/>
          </w:rPr>
          <w:t>Общие сведения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_Toc168993434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5</w:t>
        </w:r>
        <w:r w:rsidR="001E24D3">
          <w:rPr>
            <w:noProof/>
            <w:webHidden/>
          </w:rPr>
          <w:fldChar w:fldCharType="end"/>
        </w:r>
      </w:hyperlink>
    </w:p>
    <w:p w14:paraId="155839F1" w14:textId="6584289D" w:rsidR="001E24D3" w:rsidRDefault="00B31EAF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eastAsia="ru-RU"/>
        </w:rPr>
      </w:pPr>
      <w:hyperlink w:anchor="_Toc168993435" w:history="1">
        <w:r w:rsidR="001E24D3" w:rsidRPr="001E1AF5">
          <w:rPr>
            <w:rStyle w:val="a3"/>
            <w:noProof/>
          </w:rPr>
          <w:t>1.1.</w:t>
        </w:r>
        <w:r w:rsidR="001E24D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Цели и задачи работы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_Toc168993435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5</w:t>
        </w:r>
        <w:r w:rsidR="001E24D3">
          <w:rPr>
            <w:noProof/>
            <w:webHidden/>
          </w:rPr>
          <w:fldChar w:fldCharType="end"/>
        </w:r>
      </w:hyperlink>
    </w:p>
    <w:p w14:paraId="74B39888" w14:textId="67875600" w:rsidR="001E24D3" w:rsidRDefault="00B31EAF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eastAsia="ru-RU"/>
        </w:rPr>
      </w:pPr>
      <w:hyperlink w:anchor="_Toc168993436" w:history="1">
        <w:r w:rsidR="001E24D3" w:rsidRPr="001E1AF5">
          <w:rPr>
            <w:rStyle w:val="a3"/>
            <w:noProof/>
          </w:rPr>
          <w:t>1.2.</w:t>
        </w:r>
        <w:r w:rsidR="001E24D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Заказчик выполняемых работ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_Toc168993436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5</w:t>
        </w:r>
        <w:r w:rsidR="001E24D3">
          <w:rPr>
            <w:noProof/>
            <w:webHidden/>
          </w:rPr>
          <w:fldChar w:fldCharType="end"/>
        </w:r>
      </w:hyperlink>
    </w:p>
    <w:p w14:paraId="28EF8C46" w14:textId="28577C4E" w:rsidR="001E24D3" w:rsidRDefault="00B31EAF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eastAsia="ru-RU"/>
        </w:rPr>
      </w:pPr>
      <w:hyperlink w:anchor="_Toc168993437" w:history="1">
        <w:r w:rsidR="001E24D3" w:rsidRPr="001E1AF5">
          <w:rPr>
            <w:rStyle w:val="a3"/>
            <w:noProof/>
          </w:rPr>
          <w:t>1.3.</w:t>
        </w:r>
        <w:r w:rsidR="001E24D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Срок выполнения работ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_Toc168993437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5</w:t>
        </w:r>
        <w:r w:rsidR="001E24D3">
          <w:rPr>
            <w:noProof/>
            <w:webHidden/>
          </w:rPr>
          <w:fldChar w:fldCharType="end"/>
        </w:r>
      </w:hyperlink>
    </w:p>
    <w:p w14:paraId="08E51E71" w14:textId="711D38C9" w:rsidR="001E24D3" w:rsidRDefault="00B31EAF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eastAsia="ru-RU"/>
        </w:rPr>
      </w:pPr>
      <w:hyperlink w:anchor="_Toc168993438" w:history="1">
        <w:r w:rsidR="001E24D3" w:rsidRPr="001E1AF5">
          <w:rPr>
            <w:rStyle w:val="a3"/>
            <w:noProof/>
          </w:rPr>
          <w:t>1.4.</w:t>
        </w:r>
        <w:r w:rsidR="001E24D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Терминология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_Toc168993438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6</w:t>
        </w:r>
        <w:r w:rsidR="001E24D3">
          <w:rPr>
            <w:noProof/>
            <w:webHidden/>
          </w:rPr>
          <w:fldChar w:fldCharType="end"/>
        </w:r>
      </w:hyperlink>
    </w:p>
    <w:p w14:paraId="58CD93B1" w14:textId="58D20B53" w:rsidR="001E24D3" w:rsidRDefault="00B31EA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eastAsia="ru-RU"/>
        </w:rPr>
      </w:pPr>
      <w:hyperlink w:anchor="_Toc168993439" w:history="1">
        <w:r w:rsidR="001E24D3" w:rsidRPr="001E1AF5">
          <w:rPr>
            <w:rStyle w:val="a3"/>
            <w:noProof/>
          </w:rPr>
          <w:t xml:space="preserve">Назначение и цели создания «IoT платформы ДКС </w:t>
        </w:r>
        <w:r w:rsidR="001E24D3" w:rsidRPr="001E1AF5">
          <w:rPr>
            <w:rStyle w:val="a3"/>
            <w:noProof/>
            <w:lang w:val="en-US"/>
          </w:rPr>
          <w:t>RatioT</w:t>
        </w:r>
        <w:r w:rsidR="001E24D3" w:rsidRPr="001E1AF5">
          <w:rPr>
            <w:rStyle w:val="a3"/>
            <w:noProof/>
          </w:rPr>
          <w:t>» и модуля «</w:t>
        </w:r>
        <w:r w:rsidR="001E24D3" w:rsidRPr="001E1AF5">
          <w:rPr>
            <w:rStyle w:val="a3"/>
            <w:noProof/>
            <w:lang w:val="en-US"/>
          </w:rPr>
          <w:t>Charge</w:t>
        </w:r>
        <w:r w:rsidR="001E24D3" w:rsidRPr="001E1AF5">
          <w:rPr>
            <w:rStyle w:val="a3"/>
            <w:noProof/>
          </w:rPr>
          <w:t>»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_Toc168993439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7</w:t>
        </w:r>
        <w:r w:rsidR="001E24D3">
          <w:rPr>
            <w:noProof/>
            <w:webHidden/>
          </w:rPr>
          <w:fldChar w:fldCharType="end"/>
        </w:r>
      </w:hyperlink>
    </w:p>
    <w:p w14:paraId="61A7C172" w14:textId="5C4886FA" w:rsidR="001E24D3" w:rsidRDefault="00B31EA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eastAsia="ru-RU"/>
        </w:rPr>
      </w:pPr>
      <w:hyperlink w:anchor="_Toc168993440" w:history="1">
        <w:r w:rsidR="001E24D3" w:rsidRPr="001E1AF5">
          <w:rPr>
            <w:rStyle w:val="a3"/>
            <w:noProof/>
          </w:rPr>
          <w:t>Характеристика объекта внедрения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_Toc168993440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8</w:t>
        </w:r>
        <w:r w:rsidR="001E24D3">
          <w:rPr>
            <w:noProof/>
            <w:webHidden/>
          </w:rPr>
          <w:fldChar w:fldCharType="end"/>
        </w:r>
      </w:hyperlink>
    </w:p>
    <w:p w14:paraId="7BB50B93" w14:textId="5B27F1EA" w:rsidR="001E24D3" w:rsidRDefault="00B31EAF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eastAsia="ru-RU"/>
        </w:rPr>
      </w:pPr>
      <w:hyperlink w:anchor="_Toc168993441" w:history="1">
        <w:r w:rsidR="001E24D3" w:rsidRPr="001E1AF5">
          <w:rPr>
            <w:rStyle w:val="a3"/>
            <w:noProof/>
          </w:rPr>
          <w:t>1.5.</w:t>
        </w:r>
        <w:r w:rsidR="001E24D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Зарядная станция EOS Charge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_Toc168993441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8</w:t>
        </w:r>
        <w:r w:rsidR="001E24D3">
          <w:rPr>
            <w:noProof/>
            <w:webHidden/>
          </w:rPr>
          <w:fldChar w:fldCharType="end"/>
        </w:r>
      </w:hyperlink>
    </w:p>
    <w:p w14:paraId="6B8A0C72" w14:textId="7333364F" w:rsidR="001E24D3" w:rsidRDefault="00B31EA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eastAsia="ru-RU"/>
        </w:rPr>
      </w:pPr>
      <w:hyperlink w:anchor="_Toc168993442" w:history="1">
        <w:r w:rsidR="001E24D3" w:rsidRPr="001E1AF5">
          <w:rPr>
            <w:rStyle w:val="a3"/>
            <w:noProof/>
          </w:rPr>
          <w:t>Очередность разработки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_Toc168993442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9</w:t>
        </w:r>
        <w:r w:rsidR="001E24D3">
          <w:rPr>
            <w:noProof/>
            <w:webHidden/>
          </w:rPr>
          <w:fldChar w:fldCharType="end"/>
        </w:r>
      </w:hyperlink>
    </w:p>
    <w:p w14:paraId="2A0C6FF8" w14:textId="473DCE27" w:rsidR="001E24D3" w:rsidRDefault="00B31EA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eastAsia="ru-RU"/>
        </w:rPr>
      </w:pPr>
      <w:hyperlink w:anchor="_Toc168993443" w:history="1">
        <w:r w:rsidR="001E24D3" w:rsidRPr="001E1AF5">
          <w:rPr>
            <w:rStyle w:val="a3"/>
            <w:noProof/>
          </w:rPr>
          <w:t>Основные функциональные требования к Платформе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_Toc168993443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10</w:t>
        </w:r>
        <w:r w:rsidR="001E24D3">
          <w:rPr>
            <w:noProof/>
            <w:webHidden/>
          </w:rPr>
          <w:fldChar w:fldCharType="end"/>
        </w:r>
      </w:hyperlink>
    </w:p>
    <w:p w14:paraId="3A304EFE" w14:textId="36814006" w:rsidR="001E24D3" w:rsidRDefault="00B31EAF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eastAsia="ru-RU"/>
        </w:rPr>
      </w:pPr>
      <w:hyperlink w:anchor="_Toc168993444" w:history="1">
        <w:r w:rsidR="001E24D3" w:rsidRPr="001E1AF5">
          <w:rPr>
            <w:rStyle w:val="a3"/>
            <w:noProof/>
          </w:rPr>
          <w:t>1.6.</w:t>
        </w:r>
        <w:r w:rsidR="001E24D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Требования к архитектуре Платформы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_Toc168993444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10</w:t>
        </w:r>
        <w:r w:rsidR="001E24D3">
          <w:rPr>
            <w:noProof/>
            <w:webHidden/>
          </w:rPr>
          <w:fldChar w:fldCharType="end"/>
        </w:r>
      </w:hyperlink>
    </w:p>
    <w:p w14:paraId="6A532E34" w14:textId="1DD9A6D4" w:rsidR="001E24D3" w:rsidRDefault="00B31EAF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eastAsia="ru-RU"/>
        </w:rPr>
      </w:pPr>
      <w:hyperlink w:anchor="_Toc168993445" w:history="1">
        <w:r w:rsidR="001E24D3" w:rsidRPr="001E1AF5">
          <w:rPr>
            <w:rStyle w:val="a3"/>
            <w:noProof/>
          </w:rPr>
          <w:t>1.7.</w:t>
        </w:r>
        <w:r w:rsidR="001E24D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Абстракции и объекты платформы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_Toc168993445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10</w:t>
        </w:r>
        <w:r w:rsidR="001E24D3">
          <w:rPr>
            <w:noProof/>
            <w:webHidden/>
          </w:rPr>
          <w:fldChar w:fldCharType="end"/>
        </w:r>
      </w:hyperlink>
    </w:p>
    <w:p w14:paraId="1420691E" w14:textId="626E0E0F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46" w:history="1">
        <w:r w:rsidR="001E24D3" w:rsidRPr="001E1AF5">
          <w:rPr>
            <w:rStyle w:val="a3"/>
            <w:noProof/>
          </w:rPr>
          <w:t>1.7.1.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Пространство. Функции и свойства.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_Toc168993446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10</w:t>
        </w:r>
        <w:r w:rsidR="001E24D3">
          <w:rPr>
            <w:noProof/>
            <w:webHidden/>
          </w:rPr>
          <w:fldChar w:fldCharType="end"/>
        </w:r>
      </w:hyperlink>
    </w:p>
    <w:p w14:paraId="3A6D70C7" w14:textId="014FB41B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47" w:history="1">
        <w:r w:rsidR="001E24D3" w:rsidRPr="001E1AF5">
          <w:rPr>
            <w:rStyle w:val="a3"/>
            <w:noProof/>
          </w:rPr>
          <w:t>1.7.2.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Пользователь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_Toc168993447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11</w:t>
        </w:r>
        <w:r w:rsidR="001E24D3">
          <w:rPr>
            <w:noProof/>
            <w:webHidden/>
          </w:rPr>
          <w:fldChar w:fldCharType="end"/>
        </w:r>
      </w:hyperlink>
    </w:p>
    <w:p w14:paraId="138C43B5" w14:textId="4862780C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48" w:history="1">
        <w:r w:rsidR="001E24D3" w:rsidRPr="001E1AF5">
          <w:rPr>
            <w:rStyle w:val="a3"/>
            <w:noProof/>
          </w:rPr>
          <w:t>1.7.3.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Устройство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_Toc168993448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11</w:t>
        </w:r>
        <w:r w:rsidR="001E24D3">
          <w:rPr>
            <w:noProof/>
            <w:webHidden/>
          </w:rPr>
          <w:fldChar w:fldCharType="end"/>
        </w:r>
      </w:hyperlink>
    </w:p>
    <w:p w14:paraId="070E4030" w14:textId="7FFD5A85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49" w:history="1">
        <w:r w:rsidR="001E24D3" w:rsidRPr="001E1AF5">
          <w:rPr>
            <w:rStyle w:val="a3"/>
            <w:noProof/>
          </w:rPr>
          <w:t>1.7.4.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Инцидент (дефект, неисправность)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_Toc168993449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11</w:t>
        </w:r>
        <w:r w:rsidR="001E24D3">
          <w:rPr>
            <w:noProof/>
            <w:webHidden/>
          </w:rPr>
          <w:fldChar w:fldCharType="end"/>
        </w:r>
      </w:hyperlink>
    </w:p>
    <w:p w14:paraId="48C12536" w14:textId="73EE24C7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50" w:history="1">
        <w:r w:rsidR="001E24D3" w:rsidRPr="001E1AF5">
          <w:rPr>
            <w:rStyle w:val="a3"/>
            <w:noProof/>
          </w:rPr>
          <w:t>1.7.5.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 xml:space="preserve">Баланс </w:t>
        </w:r>
        <w:r w:rsidR="001E24D3" w:rsidRPr="001E1AF5">
          <w:rPr>
            <w:rStyle w:val="a3"/>
            <w:noProof/>
            <w:lang w:val="en-US"/>
          </w:rPr>
          <w:t>RatioT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_Toc168993450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11</w:t>
        </w:r>
        <w:r w:rsidR="001E24D3">
          <w:rPr>
            <w:noProof/>
            <w:webHidden/>
          </w:rPr>
          <w:fldChar w:fldCharType="end"/>
        </w:r>
      </w:hyperlink>
    </w:p>
    <w:p w14:paraId="34BD762A" w14:textId="40D2B949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51" w:history="1">
        <w:r w:rsidR="001E24D3" w:rsidRPr="001E1AF5">
          <w:rPr>
            <w:rStyle w:val="a3"/>
            <w:noProof/>
          </w:rPr>
          <w:t>1.7.6.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Иерархии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_Toc168993451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12</w:t>
        </w:r>
        <w:r w:rsidR="001E24D3">
          <w:rPr>
            <w:noProof/>
            <w:webHidden/>
          </w:rPr>
          <w:fldChar w:fldCharType="end"/>
        </w:r>
      </w:hyperlink>
    </w:p>
    <w:p w14:paraId="636AF229" w14:textId="724E670B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52" w:history="1">
        <w:r w:rsidR="001E24D3" w:rsidRPr="001E1AF5">
          <w:rPr>
            <w:rStyle w:val="a3"/>
            <w:noProof/>
          </w:rPr>
          <w:t>1.7.7.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Теги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_Toc168993452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12</w:t>
        </w:r>
        <w:r w:rsidR="001E24D3">
          <w:rPr>
            <w:noProof/>
            <w:webHidden/>
          </w:rPr>
          <w:fldChar w:fldCharType="end"/>
        </w:r>
      </w:hyperlink>
    </w:p>
    <w:p w14:paraId="18D904FC" w14:textId="16F6E009" w:rsidR="001E24D3" w:rsidRDefault="00B31EAF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eastAsia="ru-RU"/>
        </w:rPr>
      </w:pPr>
      <w:hyperlink w:anchor="_Toc168993454" w:history="1">
        <w:r w:rsidR="001E24D3" w:rsidRPr="001E1AF5">
          <w:rPr>
            <w:rStyle w:val="a3"/>
            <w:noProof/>
          </w:rPr>
          <w:t>1.8.</w:t>
        </w:r>
        <w:r w:rsidR="001E24D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Функции Платформы.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_Toc168993454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12</w:t>
        </w:r>
        <w:r w:rsidR="001E24D3">
          <w:rPr>
            <w:noProof/>
            <w:webHidden/>
          </w:rPr>
          <w:fldChar w:fldCharType="end"/>
        </w:r>
      </w:hyperlink>
    </w:p>
    <w:p w14:paraId="58A0F536" w14:textId="49A49A69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55" w:history="1">
        <w:r w:rsidR="001E24D3" w:rsidRPr="001E1AF5">
          <w:rPr>
            <w:rStyle w:val="a3"/>
            <w:noProof/>
          </w:rPr>
          <w:t>1.8.1.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Функционал web-интерфейса.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_Toc168993455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12</w:t>
        </w:r>
        <w:r w:rsidR="001E24D3">
          <w:rPr>
            <w:noProof/>
            <w:webHidden/>
          </w:rPr>
          <w:fldChar w:fldCharType="end"/>
        </w:r>
      </w:hyperlink>
    </w:p>
    <w:p w14:paraId="31EC0544" w14:textId="0DD44C92" w:rsidR="001E24D3" w:rsidRDefault="00B31EAF">
      <w:pPr>
        <w:pStyle w:val="4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56" w:history="1">
        <w:r w:rsidR="001E24D3" w:rsidRPr="001E1AF5">
          <w:rPr>
            <w:rStyle w:val="a3"/>
            <w:noProof/>
          </w:rPr>
          <w:t>1.8.1.1.</w:t>
        </w:r>
        <w:r w:rsidR="001E24D3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Адаптивная верстка.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_Toc168993456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12</w:t>
        </w:r>
        <w:r w:rsidR="001E24D3">
          <w:rPr>
            <w:noProof/>
            <w:webHidden/>
          </w:rPr>
          <w:fldChar w:fldCharType="end"/>
        </w:r>
      </w:hyperlink>
    </w:p>
    <w:p w14:paraId="4692C3B7" w14:textId="7E71D15E" w:rsidR="001E24D3" w:rsidRDefault="00B31EAF">
      <w:pPr>
        <w:pStyle w:val="4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57" w:history="1">
        <w:r w:rsidR="001E24D3" w:rsidRPr="001E1AF5">
          <w:rPr>
            <w:rStyle w:val="a3"/>
            <w:noProof/>
          </w:rPr>
          <w:t>1.8.1.2.</w:t>
        </w:r>
        <w:r w:rsidR="001E24D3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Браузеры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_Toc168993457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12</w:t>
        </w:r>
        <w:r w:rsidR="001E24D3">
          <w:rPr>
            <w:noProof/>
            <w:webHidden/>
          </w:rPr>
          <w:fldChar w:fldCharType="end"/>
        </w:r>
      </w:hyperlink>
    </w:p>
    <w:p w14:paraId="076B1E4C" w14:textId="5D8F1F3F" w:rsidR="001E24D3" w:rsidRDefault="00B31EAF">
      <w:pPr>
        <w:pStyle w:val="4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58" w:history="1">
        <w:r w:rsidR="001E24D3" w:rsidRPr="001E1AF5">
          <w:rPr>
            <w:rStyle w:val="a3"/>
            <w:noProof/>
          </w:rPr>
          <w:t>1.8.1.3.</w:t>
        </w:r>
        <w:r w:rsidR="001E24D3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Перевод интерфейса.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_Toc168993458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12</w:t>
        </w:r>
        <w:r w:rsidR="001E24D3">
          <w:rPr>
            <w:noProof/>
            <w:webHidden/>
          </w:rPr>
          <w:fldChar w:fldCharType="end"/>
        </w:r>
      </w:hyperlink>
    </w:p>
    <w:p w14:paraId="337602C8" w14:textId="6DE6C86A" w:rsidR="001E24D3" w:rsidRDefault="00B31EAF">
      <w:pPr>
        <w:pStyle w:val="4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59" w:history="1">
        <w:r w:rsidR="001E24D3" w:rsidRPr="001E1AF5">
          <w:rPr>
            <w:rStyle w:val="a3"/>
            <w:noProof/>
          </w:rPr>
          <w:t>1.8.1.4.</w:t>
        </w:r>
        <w:r w:rsidR="001E24D3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Настраиваемый внешний вид.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_Toc168993459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12</w:t>
        </w:r>
        <w:r w:rsidR="001E24D3">
          <w:rPr>
            <w:noProof/>
            <w:webHidden/>
          </w:rPr>
          <w:fldChar w:fldCharType="end"/>
        </w:r>
      </w:hyperlink>
    </w:p>
    <w:p w14:paraId="51557CD6" w14:textId="0EAAA527" w:rsidR="001E24D3" w:rsidRDefault="00B31EAF">
      <w:pPr>
        <w:pStyle w:val="4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60" w:history="1">
        <w:r w:rsidR="001E24D3" w:rsidRPr="001E1AF5">
          <w:rPr>
            <w:rStyle w:val="a3"/>
            <w:noProof/>
          </w:rPr>
          <w:t>1.8.1.5.</w:t>
        </w:r>
        <w:r w:rsidR="001E24D3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Адаптивные иконки.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_Toc168993460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12</w:t>
        </w:r>
        <w:r w:rsidR="001E24D3">
          <w:rPr>
            <w:noProof/>
            <w:webHidden/>
          </w:rPr>
          <w:fldChar w:fldCharType="end"/>
        </w:r>
      </w:hyperlink>
    </w:p>
    <w:p w14:paraId="57A2F0D6" w14:textId="2056A640" w:rsidR="001E24D3" w:rsidRDefault="00B31EAF">
      <w:pPr>
        <w:pStyle w:val="4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61" w:history="1">
        <w:r w:rsidR="001E24D3" w:rsidRPr="001E1AF5">
          <w:rPr>
            <w:rStyle w:val="a3"/>
            <w:noProof/>
          </w:rPr>
          <w:t>1.8.1.6.</w:t>
        </w:r>
        <w:r w:rsidR="001E24D3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Многофакторная авторизация с запоминанием устройства.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_Toc168993461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12</w:t>
        </w:r>
        <w:r w:rsidR="001E24D3">
          <w:rPr>
            <w:noProof/>
            <w:webHidden/>
          </w:rPr>
          <w:fldChar w:fldCharType="end"/>
        </w:r>
      </w:hyperlink>
    </w:p>
    <w:p w14:paraId="20FE2C71" w14:textId="082653C6" w:rsidR="001E24D3" w:rsidRDefault="00B31EAF">
      <w:pPr>
        <w:pStyle w:val="4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62" w:history="1">
        <w:r w:rsidR="001E24D3" w:rsidRPr="001E1AF5">
          <w:rPr>
            <w:rStyle w:val="a3"/>
            <w:noProof/>
          </w:rPr>
          <w:t>1.8.1.7.</w:t>
        </w:r>
        <w:r w:rsidR="001E24D3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Индикация связи с бэкендом.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_Toc168993462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13</w:t>
        </w:r>
        <w:r w:rsidR="001E24D3">
          <w:rPr>
            <w:noProof/>
            <w:webHidden/>
          </w:rPr>
          <w:fldChar w:fldCharType="end"/>
        </w:r>
      </w:hyperlink>
    </w:p>
    <w:p w14:paraId="51FBB7B4" w14:textId="399B4B8B" w:rsidR="001E24D3" w:rsidRDefault="00B31EAF">
      <w:pPr>
        <w:pStyle w:val="4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63" w:history="1">
        <w:r w:rsidR="001E24D3" w:rsidRPr="001E1AF5">
          <w:rPr>
            <w:rStyle w:val="a3"/>
            <w:noProof/>
          </w:rPr>
          <w:t>1.8.1.8.</w:t>
        </w:r>
        <w:r w:rsidR="001E24D3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Способы ввода.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_Toc168993463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13</w:t>
        </w:r>
        <w:r w:rsidR="001E24D3">
          <w:rPr>
            <w:noProof/>
            <w:webHidden/>
          </w:rPr>
          <w:fldChar w:fldCharType="end"/>
        </w:r>
      </w:hyperlink>
    </w:p>
    <w:p w14:paraId="40C34743" w14:textId="241B042A" w:rsidR="001E24D3" w:rsidRDefault="00B31EAF">
      <w:pPr>
        <w:pStyle w:val="4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64" w:history="1">
        <w:r w:rsidR="001E24D3" w:rsidRPr="001E1AF5">
          <w:rPr>
            <w:rStyle w:val="a3"/>
            <w:noProof/>
          </w:rPr>
          <w:t>1.8.1.9.</w:t>
        </w:r>
        <w:r w:rsidR="001E24D3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 xml:space="preserve">Сканер </w:t>
        </w:r>
        <w:r w:rsidR="001E24D3" w:rsidRPr="001E1AF5">
          <w:rPr>
            <w:rStyle w:val="a3"/>
            <w:noProof/>
            <w:lang w:val="en-US"/>
          </w:rPr>
          <w:t>QR</w:t>
        </w:r>
        <w:r w:rsidR="001E24D3" w:rsidRPr="001E1AF5">
          <w:rPr>
            <w:rStyle w:val="a3"/>
            <w:noProof/>
          </w:rPr>
          <w:t xml:space="preserve"> и штрих-кодов через веб-камеру.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_Toc168993464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13</w:t>
        </w:r>
        <w:r w:rsidR="001E24D3">
          <w:rPr>
            <w:noProof/>
            <w:webHidden/>
          </w:rPr>
          <w:fldChar w:fldCharType="end"/>
        </w:r>
      </w:hyperlink>
    </w:p>
    <w:p w14:paraId="1E91AB23" w14:textId="7B730CD8" w:rsidR="001E24D3" w:rsidRDefault="00B31EAF">
      <w:pPr>
        <w:pStyle w:val="41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65" w:history="1">
        <w:r w:rsidR="001E24D3" w:rsidRPr="001E1AF5">
          <w:rPr>
            <w:rStyle w:val="a3"/>
            <w:noProof/>
          </w:rPr>
          <w:t>1.8.1.10.</w:t>
        </w:r>
        <w:r w:rsidR="001E24D3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Асинхронный интеллектуальный поиск и проверка.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_Toc168993465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13</w:t>
        </w:r>
        <w:r w:rsidR="001E24D3">
          <w:rPr>
            <w:noProof/>
            <w:webHidden/>
          </w:rPr>
          <w:fldChar w:fldCharType="end"/>
        </w:r>
      </w:hyperlink>
    </w:p>
    <w:p w14:paraId="555F105E" w14:textId="76CA10EF" w:rsidR="001E24D3" w:rsidRDefault="00B31EAF">
      <w:pPr>
        <w:pStyle w:val="41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66" w:history="1">
        <w:r w:rsidR="001E24D3" w:rsidRPr="001E1AF5">
          <w:rPr>
            <w:rStyle w:val="a3"/>
            <w:noProof/>
          </w:rPr>
          <w:t>1.8.1.11.</w:t>
        </w:r>
        <w:r w:rsidR="001E24D3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Визуальное подтверждение ввода.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_Toc168993466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13</w:t>
        </w:r>
        <w:r w:rsidR="001E24D3">
          <w:rPr>
            <w:noProof/>
            <w:webHidden/>
          </w:rPr>
          <w:fldChar w:fldCharType="end"/>
        </w:r>
      </w:hyperlink>
    </w:p>
    <w:p w14:paraId="3B03B7E5" w14:textId="4B0FEF16" w:rsidR="001E24D3" w:rsidRDefault="00B31EAF">
      <w:pPr>
        <w:pStyle w:val="41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67" w:history="1">
        <w:r w:rsidR="001E24D3" w:rsidRPr="001E1AF5">
          <w:rPr>
            <w:rStyle w:val="a3"/>
            <w:noProof/>
          </w:rPr>
          <w:t>1.8.1.12.</w:t>
        </w:r>
        <w:r w:rsidR="001E24D3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Универсальная адресная карточка.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_Toc168993467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13</w:t>
        </w:r>
        <w:r w:rsidR="001E24D3">
          <w:rPr>
            <w:noProof/>
            <w:webHidden/>
          </w:rPr>
          <w:fldChar w:fldCharType="end"/>
        </w:r>
      </w:hyperlink>
    </w:p>
    <w:p w14:paraId="18B2AC8D" w14:textId="32994CBB" w:rsidR="001E24D3" w:rsidRDefault="00B31EAF">
      <w:pPr>
        <w:pStyle w:val="41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68" w:history="1">
        <w:r w:rsidR="001E24D3" w:rsidRPr="001E1AF5">
          <w:rPr>
            <w:rStyle w:val="a3"/>
            <w:noProof/>
          </w:rPr>
          <w:t>1.8.1.13.</w:t>
        </w:r>
        <w:r w:rsidR="001E24D3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Универсальная таблица.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_Toc168993468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14</w:t>
        </w:r>
        <w:r w:rsidR="001E24D3">
          <w:rPr>
            <w:noProof/>
            <w:webHidden/>
          </w:rPr>
          <w:fldChar w:fldCharType="end"/>
        </w:r>
      </w:hyperlink>
    </w:p>
    <w:p w14:paraId="19926754" w14:textId="65675123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69" w:history="1">
        <w:r w:rsidR="001E24D3" w:rsidRPr="001E1AF5">
          <w:rPr>
            <w:rStyle w:val="a3"/>
            <w:noProof/>
          </w:rPr>
          <w:t>1.8.2.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Связь между экземплярами платформы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_Toc168993469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14</w:t>
        </w:r>
        <w:r w:rsidR="001E24D3">
          <w:rPr>
            <w:noProof/>
            <w:webHidden/>
          </w:rPr>
          <w:fldChar w:fldCharType="end"/>
        </w:r>
      </w:hyperlink>
    </w:p>
    <w:p w14:paraId="2092CDA5" w14:textId="1106DC9B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70" w:history="1">
        <w:r w:rsidR="001E24D3" w:rsidRPr="001E1AF5">
          <w:rPr>
            <w:rStyle w:val="a3"/>
            <w:noProof/>
          </w:rPr>
          <w:t>1.8.3.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Журналирование и логирование.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_Toc168993470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14</w:t>
        </w:r>
        <w:r w:rsidR="001E24D3">
          <w:rPr>
            <w:noProof/>
            <w:webHidden/>
          </w:rPr>
          <w:fldChar w:fldCharType="end"/>
        </w:r>
      </w:hyperlink>
    </w:p>
    <w:p w14:paraId="3AE7FB66" w14:textId="58BB756D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71" w:history="1">
        <w:r w:rsidR="001E24D3" w:rsidRPr="001E1AF5">
          <w:rPr>
            <w:rStyle w:val="a3"/>
            <w:noProof/>
          </w:rPr>
          <w:t>1.8.4.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Сценарии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_Toc168993471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14</w:t>
        </w:r>
        <w:r w:rsidR="001E24D3">
          <w:rPr>
            <w:noProof/>
            <w:webHidden/>
          </w:rPr>
          <w:fldChar w:fldCharType="end"/>
        </w:r>
      </w:hyperlink>
    </w:p>
    <w:p w14:paraId="70A44454" w14:textId="3F92943F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72" w:history="1">
        <w:r w:rsidR="001E24D3" w:rsidRPr="001E1AF5">
          <w:rPr>
            <w:rStyle w:val="a3"/>
            <w:noProof/>
          </w:rPr>
          <w:t>1.8.5.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Ограничение доступа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_Toc168993472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15</w:t>
        </w:r>
        <w:r w:rsidR="001E24D3">
          <w:rPr>
            <w:noProof/>
            <w:webHidden/>
          </w:rPr>
          <w:fldChar w:fldCharType="end"/>
        </w:r>
      </w:hyperlink>
    </w:p>
    <w:p w14:paraId="68DE4745" w14:textId="4587EE86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73" w:history="1">
        <w:r w:rsidR="001E24D3" w:rsidRPr="001E1AF5">
          <w:rPr>
            <w:rStyle w:val="a3"/>
            <w:noProof/>
          </w:rPr>
          <w:t>1.8.6.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Оповещения, сообщения.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_Toc168993473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15</w:t>
        </w:r>
        <w:r w:rsidR="001E24D3">
          <w:rPr>
            <w:noProof/>
            <w:webHidden/>
          </w:rPr>
          <w:fldChar w:fldCharType="end"/>
        </w:r>
      </w:hyperlink>
    </w:p>
    <w:p w14:paraId="32610C8A" w14:textId="384560A8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74" w:history="1">
        <w:r w:rsidR="001E24D3" w:rsidRPr="001E1AF5">
          <w:rPr>
            <w:rStyle w:val="a3"/>
            <w:noProof/>
          </w:rPr>
          <w:t>1.8.7.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Чат+оповещения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_Toc168993474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15</w:t>
        </w:r>
        <w:r w:rsidR="001E24D3">
          <w:rPr>
            <w:noProof/>
            <w:webHidden/>
          </w:rPr>
          <w:fldChar w:fldCharType="end"/>
        </w:r>
      </w:hyperlink>
    </w:p>
    <w:p w14:paraId="502AE83E" w14:textId="2EDF4A6E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75" w:history="1">
        <w:r w:rsidR="001E24D3" w:rsidRPr="001E1AF5">
          <w:rPr>
            <w:rStyle w:val="a3"/>
            <w:noProof/>
          </w:rPr>
          <w:t>1.8.8.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Лента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_Toc168993475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15</w:t>
        </w:r>
        <w:r w:rsidR="001E24D3">
          <w:rPr>
            <w:noProof/>
            <w:webHidden/>
          </w:rPr>
          <w:fldChar w:fldCharType="end"/>
        </w:r>
      </w:hyperlink>
    </w:p>
    <w:p w14:paraId="191C71C3" w14:textId="5C040264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76" w:history="1">
        <w:r w:rsidR="001E24D3" w:rsidRPr="001E1AF5">
          <w:rPr>
            <w:rStyle w:val="a3"/>
            <w:noProof/>
          </w:rPr>
          <w:t>1.8.9.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Отчеты Платформы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_Toc168993476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16</w:t>
        </w:r>
        <w:r w:rsidR="001E24D3">
          <w:rPr>
            <w:noProof/>
            <w:webHidden/>
          </w:rPr>
          <w:fldChar w:fldCharType="end"/>
        </w:r>
      </w:hyperlink>
    </w:p>
    <w:p w14:paraId="7344F425" w14:textId="3504B0C3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77" w:history="1">
        <w:r w:rsidR="001E24D3" w:rsidRPr="001E1AF5">
          <w:rPr>
            <w:rStyle w:val="a3"/>
            <w:noProof/>
            <w:lang w:val="en-US"/>
          </w:rPr>
          <w:t>1.8.10.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 xml:space="preserve">Платные функции </w:t>
        </w:r>
        <w:r w:rsidR="001E24D3" w:rsidRPr="001E1AF5">
          <w:rPr>
            <w:rStyle w:val="a3"/>
            <w:noProof/>
            <w:lang w:val="en-US"/>
          </w:rPr>
          <w:t>RatioT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_Toc168993477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16</w:t>
        </w:r>
        <w:r w:rsidR="001E24D3">
          <w:rPr>
            <w:noProof/>
            <w:webHidden/>
          </w:rPr>
          <w:fldChar w:fldCharType="end"/>
        </w:r>
      </w:hyperlink>
    </w:p>
    <w:p w14:paraId="37571306" w14:textId="20D0EA72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78" w:history="1">
        <w:r w:rsidR="001E24D3" w:rsidRPr="001E1AF5">
          <w:rPr>
            <w:rStyle w:val="a3"/>
            <w:noProof/>
          </w:rPr>
          <w:t>1.8.11.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 xml:space="preserve">Тарифы </w:t>
        </w:r>
        <w:r w:rsidR="001E24D3" w:rsidRPr="001E1AF5">
          <w:rPr>
            <w:rStyle w:val="a3"/>
            <w:noProof/>
            <w:lang w:val="en-US"/>
          </w:rPr>
          <w:t>RatioT</w:t>
        </w:r>
        <w:r w:rsidR="001E24D3" w:rsidRPr="001E1AF5">
          <w:rPr>
            <w:rStyle w:val="a3"/>
            <w:noProof/>
          </w:rPr>
          <w:t xml:space="preserve"> и блокировка доступа к платформе.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_Toc168993478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17</w:t>
        </w:r>
        <w:r w:rsidR="001E24D3">
          <w:rPr>
            <w:noProof/>
            <w:webHidden/>
          </w:rPr>
          <w:fldChar w:fldCharType="end"/>
        </w:r>
      </w:hyperlink>
    </w:p>
    <w:p w14:paraId="22819018" w14:textId="1352B023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79" w:history="1">
        <w:r w:rsidR="001E24D3" w:rsidRPr="001E1AF5">
          <w:rPr>
            <w:rStyle w:val="a3"/>
            <w:noProof/>
          </w:rPr>
          <w:t>1.8.12.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  <w:lang w:val="en-US"/>
          </w:rPr>
          <w:t xml:space="preserve">Wizard </w:t>
        </w:r>
        <w:r w:rsidR="001E24D3" w:rsidRPr="001E1AF5">
          <w:rPr>
            <w:rStyle w:val="a3"/>
            <w:noProof/>
          </w:rPr>
          <w:t>подключения оборудования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_Toc168993479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17</w:t>
        </w:r>
        <w:r w:rsidR="001E24D3">
          <w:rPr>
            <w:noProof/>
            <w:webHidden/>
          </w:rPr>
          <w:fldChar w:fldCharType="end"/>
        </w:r>
      </w:hyperlink>
    </w:p>
    <w:p w14:paraId="5F81A40F" w14:textId="0654B373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80" w:history="1">
        <w:r w:rsidR="001E24D3" w:rsidRPr="001E1AF5">
          <w:rPr>
            <w:rStyle w:val="a3"/>
            <w:noProof/>
          </w:rPr>
          <w:t>1.8.13.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Сценарий производства устройств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_Toc168993480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17</w:t>
        </w:r>
        <w:r w:rsidR="001E24D3">
          <w:rPr>
            <w:noProof/>
            <w:webHidden/>
          </w:rPr>
          <w:fldChar w:fldCharType="end"/>
        </w:r>
      </w:hyperlink>
    </w:p>
    <w:p w14:paraId="0B7FCE43" w14:textId="5F65A961" w:rsidR="001E24D3" w:rsidRDefault="00B31EAF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eastAsia="ru-RU"/>
        </w:rPr>
      </w:pPr>
      <w:hyperlink w:anchor="_Toc168993481" w:history="1">
        <w:r w:rsidR="001E24D3" w:rsidRPr="001E1AF5">
          <w:rPr>
            <w:rStyle w:val="a3"/>
            <w:noProof/>
          </w:rPr>
          <w:t>1.9.</w:t>
        </w:r>
        <w:r w:rsidR="001E24D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Требования к учетным записям пользователя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_Toc168993481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18</w:t>
        </w:r>
        <w:r w:rsidR="001E24D3">
          <w:rPr>
            <w:noProof/>
            <w:webHidden/>
          </w:rPr>
          <w:fldChar w:fldCharType="end"/>
        </w:r>
      </w:hyperlink>
    </w:p>
    <w:p w14:paraId="411888A7" w14:textId="1B2D6601" w:rsidR="001E24D3" w:rsidRDefault="00B31EAF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eastAsia="ru-RU"/>
        </w:rPr>
      </w:pPr>
      <w:hyperlink w:anchor="_Toc168993482" w:history="1">
        <w:r w:rsidR="001E24D3" w:rsidRPr="001E1AF5">
          <w:rPr>
            <w:rStyle w:val="a3"/>
            <w:noProof/>
          </w:rPr>
          <w:t>1.10.</w:t>
        </w:r>
        <w:r w:rsidR="001E24D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Роли Платформы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_Toc168993482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19</w:t>
        </w:r>
        <w:r w:rsidR="001E24D3">
          <w:rPr>
            <w:noProof/>
            <w:webHidden/>
          </w:rPr>
          <w:fldChar w:fldCharType="end"/>
        </w:r>
      </w:hyperlink>
    </w:p>
    <w:p w14:paraId="653F3DDD" w14:textId="1BC9A450" w:rsidR="001E24D3" w:rsidRDefault="00B31EAF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eastAsia="ru-RU"/>
        </w:rPr>
      </w:pPr>
      <w:hyperlink w:anchor="_Toc168993489" w:history="1">
        <w:r w:rsidR="001E24D3" w:rsidRPr="001E1AF5">
          <w:rPr>
            <w:rStyle w:val="a3"/>
            <w:noProof/>
          </w:rPr>
          <w:t>1.11.</w:t>
        </w:r>
        <w:r w:rsidR="001E24D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Корректировки MVP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_Toc168993489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20</w:t>
        </w:r>
        <w:r w:rsidR="001E24D3">
          <w:rPr>
            <w:noProof/>
            <w:webHidden/>
          </w:rPr>
          <w:fldChar w:fldCharType="end"/>
        </w:r>
      </w:hyperlink>
    </w:p>
    <w:p w14:paraId="46354743" w14:textId="079D3C05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90" w:history="1">
        <w:r w:rsidR="001E24D3" w:rsidRPr="001E1AF5">
          <w:rPr>
            <w:rStyle w:val="a3"/>
            <w:noProof/>
          </w:rPr>
          <w:t>1.11.1.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Карточки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_Toc168993490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20</w:t>
        </w:r>
        <w:r w:rsidR="001E24D3">
          <w:rPr>
            <w:noProof/>
            <w:webHidden/>
          </w:rPr>
          <w:fldChar w:fldCharType="end"/>
        </w:r>
      </w:hyperlink>
    </w:p>
    <w:p w14:paraId="04FBB879" w14:textId="561FA68D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91" w:history="1">
        <w:r w:rsidR="001E24D3" w:rsidRPr="001E1AF5">
          <w:rPr>
            <w:rStyle w:val="a3"/>
            <w:noProof/>
          </w:rPr>
          <w:t>1.11.2.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Мнемосхема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_Toc168993491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21</w:t>
        </w:r>
        <w:r w:rsidR="001E24D3">
          <w:rPr>
            <w:noProof/>
            <w:webHidden/>
          </w:rPr>
          <w:fldChar w:fldCharType="end"/>
        </w:r>
      </w:hyperlink>
    </w:p>
    <w:p w14:paraId="47E0B959" w14:textId="637127B0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92" w:history="1">
        <w:r w:rsidR="001E24D3" w:rsidRPr="001E1AF5">
          <w:rPr>
            <w:rStyle w:val="a3"/>
            <w:noProof/>
          </w:rPr>
          <w:t>1.11.3.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Экран выбора пространства удалить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_Toc168993492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21</w:t>
        </w:r>
        <w:r w:rsidR="001E24D3">
          <w:rPr>
            <w:noProof/>
            <w:webHidden/>
          </w:rPr>
          <w:fldChar w:fldCharType="end"/>
        </w:r>
      </w:hyperlink>
    </w:p>
    <w:p w14:paraId="13335870" w14:textId="72DE7A65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93" w:history="1">
        <w:r w:rsidR="001E24D3" w:rsidRPr="001E1AF5">
          <w:rPr>
            <w:rStyle w:val="a3"/>
            <w:noProof/>
          </w:rPr>
          <w:t>1.11.4.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Карточка устройства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_Toc168993493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21</w:t>
        </w:r>
        <w:r w:rsidR="001E24D3">
          <w:rPr>
            <w:noProof/>
            <w:webHidden/>
          </w:rPr>
          <w:fldChar w:fldCharType="end"/>
        </w:r>
      </w:hyperlink>
    </w:p>
    <w:p w14:paraId="33D470A5" w14:textId="4847B23D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94" w:history="1">
        <w:r w:rsidR="001E24D3" w:rsidRPr="001E1AF5">
          <w:rPr>
            <w:rStyle w:val="a3"/>
            <w:noProof/>
          </w:rPr>
          <w:t>1.11.5.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Хлебные крошки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_Toc168993494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21</w:t>
        </w:r>
        <w:r w:rsidR="001E24D3">
          <w:rPr>
            <w:noProof/>
            <w:webHidden/>
          </w:rPr>
          <w:fldChar w:fldCharType="end"/>
        </w:r>
      </w:hyperlink>
    </w:p>
    <w:p w14:paraId="77F22701" w14:textId="2DC4288B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95" w:history="1">
        <w:r w:rsidR="001E24D3" w:rsidRPr="001E1AF5">
          <w:rPr>
            <w:rStyle w:val="a3"/>
            <w:noProof/>
          </w:rPr>
          <w:t>1.11.6.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Боковая панель навигации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_Toc168993495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21</w:t>
        </w:r>
        <w:r w:rsidR="001E24D3">
          <w:rPr>
            <w:noProof/>
            <w:webHidden/>
          </w:rPr>
          <w:fldChar w:fldCharType="end"/>
        </w:r>
      </w:hyperlink>
    </w:p>
    <w:p w14:paraId="1FCF52FE" w14:textId="1FD32B7F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496" w:history="1">
        <w:r w:rsidR="001E24D3" w:rsidRPr="001E1AF5">
          <w:rPr>
            <w:rStyle w:val="a3"/>
            <w:noProof/>
          </w:rPr>
          <w:t>1.11.7.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Работа с зарядной станцией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_Toc168993496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21</w:t>
        </w:r>
        <w:r w:rsidR="001E24D3">
          <w:rPr>
            <w:noProof/>
            <w:webHidden/>
          </w:rPr>
          <w:fldChar w:fldCharType="end"/>
        </w:r>
      </w:hyperlink>
    </w:p>
    <w:p w14:paraId="6FAF970A" w14:textId="11798776" w:rsidR="001E24D3" w:rsidRDefault="00B31EA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eastAsia="ru-RU"/>
        </w:rPr>
      </w:pPr>
      <w:hyperlink w:anchor="_Toc168993497" w:history="1">
        <w:r w:rsidR="001E24D3" w:rsidRPr="001E1AF5">
          <w:rPr>
            <w:rStyle w:val="a3"/>
            <w:noProof/>
          </w:rPr>
          <w:t>Основные функциональные требования к Модулю.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_Toc168993497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22</w:t>
        </w:r>
        <w:r w:rsidR="001E24D3">
          <w:rPr>
            <w:noProof/>
            <w:webHidden/>
          </w:rPr>
          <w:fldChar w:fldCharType="end"/>
        </w:r>
      </w:hyperlink>
    </w:p>
    <w:p w14:paraId="3E424063" w14:textId="4A8EC2A9" w:rsidR="001E24D3" w:rsidRDefault="00B31EAF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eastAsia="ru-RU"/>
        </w:rPr>
      </w:pPr>
      <w:hyperlink w:anchor="_Toc168993498" w:history="1">
        <w:r w:rsidR="001E24D3" w:rsidRPr="001E1AF5">
          <w:rPr>
            <w:rStyle w:val="a3"/>
            <w:noProof/>
          </w:rPr>
          <w:t>1.12.</w:t>
        </w:r>
        <w:r w:rsidR="001E24D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Требования к архитектуре Модуля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_Toc168993498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22</w:t>
        </w:r>
        <w:r w:rsidR="001E24D3">
          <w:rPr>
            <w:noProof/>
            <w:webHidden/>
          </w:rPr>
          <w:fldChar w:fldCharType="end"/>
        </w:r>
      </w:hyperlink>
    </w:p>
    <w:p w14:paraId="0EACE338" w14:textId="3F858585" w:rsidR="001E24D3" w:rsidRDefault="00B31EAF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eastAsia="ru-RU"/>
        </w:rPr>
      </w:pPr>
      <w:hyperlink w:anchor="_Toc168993499" w:history="1">
        <w:r w:rsidR="001E24D3" w:rsidRPr="001E1AF5">
          <w:rPr>
            <w:rStyle w:val="a3"/>
            <w:noProof/>
          </w:rPr>
          <w:t>1.13.</w:t>
        </w:r>
        <w:r w:rsidR="001E24D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Иерархии Модуля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_Toc168993499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22</w:t>
        </w:r>
        <w:r w:rsidR="001E24D3">
          <w:rPr>
            <w:noProof/>
            <w:webHidden/>
          </w:rPr>
          <w:fldChar w:fldCharType="end"/>
        </w:r>
      </w:hyperlink>
    </w:p>
    <w:p w14:paraId="1995993D" w14:textId="599638F2" w:rsidR="001E24D3" w:rsidRDefault="00B31EAF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eastAsia="ru-RU"/>
        </w:rPr>
      </w:pPr>
      <w:hyperlink w:anchor="_Toc168993500" w:history="1">
        <w:r w:rsidR="001E24D3" w:rsidRPr="001E1AF5">
          <w:rPr>
            <w:rStyle w:val="a3"/>
            <w:noProof/>
          </w:rPr>
          <w:t>1.14.</w:t>
        </w:r>
        <w:r w:rsidR="001E24D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 xml:space="preserve">Тарификация и тарифы </w:t>
        </w:r>
        <w:r w:rsidR="001E24D3" w:rsidRPr="001E1AF5">
          <w:rPr>
            <w:rStyle w:val="a3"/>
            <w:noProof/>
            <w:lang w:val="en-US"/>
          </w:rPr>
          <w:t>Charge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_Toc168993500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22</w:t>
        </w:r>
        <w:r w:rsidR="001E24D3">
          <w:rPr>
            <w:noProof/>
            <w:webHidden/>
          </w:rPr>
          <w:fldChar w:fldCharType="end"/>
        </w:r>
      </w:hyperlink>
    </w:p>
    <w:p w14:paraId="1B246DFD" w14:textId="79D193D6" w:rsidR="001E24D3" w:rsidRDefault="00B31EAF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eastAsia="ru-RU"/>
        </w:rPr>
      </w:pPr>
      <w:hyperlink w:anchor="_Toc168993501" w:history="1">
        <w:r w:rsidR="001E24D3" w:rsidRPr="001E1AF5">
          <w:rPr>
            <w:rStyle w:val="a3"/>
            <w:noProof/>
          </w:rPr>
          <w:t>1.15.</w:t>
        </w:r>
        <w:r w:rsidR="001E24D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 xml:space="preserve">Роли Модуля </w:t>
        </w:r>
        <w:r w:rsidR="001E24D3" w:rsidRPr="001E1AF5">
          <w:rPr>
            <w:rStyle w:val="a3"/>
            <w:noProof/>
            <w:lang w:val="en-US"/>
          </w:rPr>
          <w:t>Charge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_Toc168993501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23</w:t>
        </w:r>
        <w:r w:rsidR="001E24D3">
          <w:rPr>
            <w:noProof/>
            <w:webHidden/>
          </w:rPr>
          <w:fldChar w:fldCharType="end"/>
        </w:r>
      </w:hyperlink>
    </w:p>
    <w:p w14:paraId="5F9C388F" w14:textId="1F4D0C41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502" w:history="1">
        <w:r w:rsidR="001E24D3" w:rsidRPr="001E1AF5">
          <w:rPr>
            <w:rStyle w:val="a3"/>
            <w:noProof/>
            <w:lang w:val="en-US"/>
          </w:rPr>
          <w:t>1.15.1.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  <w:lang w:val="en-US"/>
          </w:rPr>
          <w:t>Charge.</w:t>
        </w:r>
        <w:r w:rsidR="001E24D3" w:rsidRPr="001E1AF5">
          <w:rPr>
            <w:rStyle w:val="a3"/>
            <w:noProof/>
          </w:rPr>
          <w:t>Мастер пространства</w:t>
        </w:r>
        <w:r w:rsidR="001E24D3" w:rsidRPr="001E1AF5">
          <w:rPr>
            <w:rStyle w:val="a3"/>
            <w:noProof/>
            <w:lang w:val="en-US"/>
          </w:rPr>
          <w:t>(</w:t>
        </w:r>
        <w:r w:rsidR="001E24D3" w:rsidRPr="001E1AF5">
          <w:rPr>
            <w:rStyle w:val="a3"/>
            <w:noProof/>
          </w:rPr>
          <w:t>готово)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_Toc168993502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23</w:t>
        </w:r>
        <w:r w:rsidR="001E24D3">
          <w:rPr>
            <w:noProof/>
            <w:webHidden/>
          </w:rPr>
          <w:fldChar w:fldCharType="end"/>
        </w:r>
      </w:hyperlink>
    </w:p>
    <w:p w14:paraId="0732A1E4" w14:textId="5BF09B41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503" w:history="1">
        <w:r w:rsidR="001E24D3" w:rsidRPr="001E1AF5">
          <w:rPr>
            <w:rStyle w:val="a3"/>
            <w:noProof/>
          </w:rPr>
          <w:t>1.15.2.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  <w:lang w:val="en-US"/>
          </w:rPr>
          <w:t>Charge.</w:t>
        </w:r>
        <w:r w:rsidR="001E24D3" w:rsidRPr="001E1AF5">
          <w:rPr>
            <w:rStyle w:val="a3"/>
            <w:noProof/>
          </w:rPr>
          <w:t>Экономист(готово)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_Toc168993503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23</w:t>
        </w:r>
        <w:r w:rsidR="001E24D3">
          <w:rPr>
            <w:noProof/>
            <w:webHidden/>
          </w:rPr>
          <w:fldChar w:fldCharType="end"/>
        </w:r>
      </w:hyperlink>
    </w:p>
    <w:p w14:paraId="3C79566F" w14:textId="0319E2D4" w:rsidR="001E24D3" w:rsidRDefault="00B31EAF">
      <w:pPr>
        <w:pStyle w:val="41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ru-RU"/>
        </w:rPr>
      </w:pPr>
      <w:hyperlink w:anchor="_Toc168993504" w:history="1">
        <w:r w:rsidR="001E24D3" w:rsidRPr="001E1AF5">
          <w:rPr>
            <w:rStyle w:val="a3"/>
            <w:noProof/>
          </w:rPr>
          <w:t>1.15.2.1.</w:t>
        </w:r>
        <w:r w:rsidR="001E24D3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Экран итогов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_Toc168993504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23</w:t>
        </w:r>
        <w:r w:rsidR="001E24D3">
          <w:rPr>
            <w:noProof/>
            <w:webHidden/>
          </w:rPr>
          <w:fldChar w:fldCharType="end"/>
        </w:r>
      </w:hyperlink>
    </w:p>
    <w:p w14:paraId="15F5B96B" w14:textId="10BD6565" w:rsidR="001E24D3" w:rsidRDefault="00B31EAF">
      <w:pPr>
        <w:pStyle w:val="41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ru-RU"/>
        </w:rPr>
      </w:pPr>
      <w:hyperlink w:anchor="_Toc168993505" w:history="1">
        <w:r w:rsidR="001E24D3" w:rsidRPr="001E1AF5">
          <w:rPr>
            <w:rStyle w:val="a3"/>
            <w:noProof/>
          </w:rPr>
          <w:t>1.15.2.2.</w:t>
        </w:r>
        <w:r w:rsidR="001E24D3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Экран тарифов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_Toc168993505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23</w:t>
        </w:r>
        <w:r w:rsidR="001E24D3">
          <w:rPr>
            <w:noProof/>
            <w:webHidden/>
          </w:rPr>
          <w:fldChar w:fldCharType="end"/>
        </w:r>
      </w:hyperlink>
    </w:p>
    <w:p w14:paraId="0ED6F03A" w14:textId="75B63221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506" w:history="1">
        <w:r w:rsidR="001E24D3" w:rsidRPr="001E1AF5">
          <w:rPr>
            <w:rStyle w:val="a3"/>
            <w:noProof/>
          </w:rPr>
          <w:t>1.15.3.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  <w:lang w:val="en-US"/>
          </w:rPr>
          <w:t>Charge</w:t>
        </w:r>
        <w:r w:rsidR="001E24D3" w:rsidRPr="001E1AF5">
          <w:rPr>
            <w:rStyle w:val="a3"/>
            <w:noProof/>
          </w:rPr>
          <w:t>.Клиентский менеджер(готово)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_Toc168993506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23</w:t>
        </w:r>
        <w:r w:rsidR="001E24D3">
          <w:rPr>
            <w:noProof/>
            <w:webHidden/>
          </w:rPr>
          <w:fldChar w:fldCharType="end"/>
        </w:r>
      </w:hyperlink>
    </w:p>
    <w:p w14:paraId="66CA96F1" w14:textId="334E2D5C" w:rsidR="001E24D3" w:rsidRDefault="00B31EAF">
      <w:pPr>
        <w:pStyle w:val="32"/>
        <w:tabs>
          <w:tab w:val="left" w:pos="88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507" w:history="1">
        <w:r w:rsidR="001E24D3" w:rsidRPr="001E1AF5">
          <w:rPr>
            <w:rStyle w:val="a3"/>
            <w:rFonts w:cs="Times New Roman"/>
            <w:noProof/>
          </w:rPr>
          <w:t>17.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  <w:lang w:val="en-US"/>
          </w:rPr>
          <w:t>Charge.</w:t>
        </w:r>
        <w:r w:rsidR="001E24D3" w:rsidRPr="001E1AF5">
          <w:rPr>
            <w:rStyle w:val="a3"/>
            <w:noProof/>
          </w:rPr>
          <w:t>Инженер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_Toc168993507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25</w:t>
        </w:r>
        <w:r w:rsidR="001E24D3">
          <w:rPr>
            <w:noProof/>
            <w:webHidden/>
          </w:rPr>
          <w:fldChar w:fldCharType="end"/>
        </w:r>
      </w:hyperlink>
    </w:p>
    <w:p w14:paraId="050D8C66" w14:textId="1AAF128F" w:rsidR="001E24D3" w:rsidRDefault="00B31EAF">
      <w:pPr>
        <w:pStyle w:val="32"/>
        <w:tabs>
          <w:tab w:val="left" w:pos="88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508" w:history="1">
        <w:r w:rsidR="001E24D3" w:rsidRPr="001E1AF5">
          <w:rPr>
            <w:rStyle w:val="a3"/>
            <w:rFonts w:cs="Times New Roman"/>
            <w:noProof/>
          </w:rPr>
          <w:t>18.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Charge.Водитель (готово)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_Toc168993508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25</w:t>
        </w:r>
        <w:r w:rsidR="001E24D3">
          <w:rPr>
            <w:noProof/>
            <w:webHidden/>
          </w:rPr>
          <w:fldChar w:fldCharType="end"/>
        </w:r>
      </w:hyperlink>
    </w:p>
    <w:p w14:paraId="73CFC74B" w14:textId="0F1F3260" w:rsidR="001E24D3" w:rsidRDefault="00B31EAF">
      <w:pPr>
        <w:pStyle w:val="41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ru-RU"/>
        </w:rPr>
      </w:pPr>
      <w:hyperlink w:anchor="_Toc168993509" w:history="1">
        <w:r w:rsidR="001E24D3" w:rsidRPr="001E1AF5">
          <w:rPr>
            <w:rStyle w:val="a3"/>
            <w:noProof/>
          </w:rPr>
          <w:t>1.15.3.1.</w:t>
        </w:r>
        <w:r w:rsidR="001E24D3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 xml:space="preserve">Мои </w:t>
        </w:r>
        <w:r w:rsidR="001E24D3" w:rsidRPr="001E1AF5">
          <w:rPr>
            <w:rStyle w:val="a3"/>
            <w:noProof/>
            <w:lang w:val="en-US"/>
          </w:rPr>
          <w:t xml:space="preserve">rfid </w:t>
        </w:r>
        <w:r w:rsidR="001E24D3" w:rsidRPr="001E1AF5">
          <w:rPr>
            <w:rStyle w:val="a3"/>
            <w:noProof/>
          </w:rPr>
          <w:t>карты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_Toc168993509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27</w:t>
        </w:r>
        <w:r w:rsidR="001E24D3">
          <w:rPr>
            <w:noProof/>
            <w:webHidden/>
          </w:rPr>
          <w:fldChar w:fldCharType="end"/>
        </w:r>
      </w:hyperlink>
    </w:p>
    <w:p w14:paraId="051D88D4" w14:textId="72A9D596" w:rsidR="001E24D3" w:rsidRDefault="00B31EAF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eastAsia="ru-RU"/>
        </w:rPr>
      </w:pPr>
      <w:hyperlink w:anchor="_Toc168993510" w:history="1">
        <w:r w:rsidR="001E24D3" w:rsidRPr="001E1AF5">
          <w:rPr>
            <w:rStyle w:val="a3"/>
            <w:noProof/>
          </w:rPr>
          <w:t>1.16.</w:t>
        </w:r>
        <w:r w:rsidR="001E24D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Приблизительные сценарии Модуля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_Toc168993510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27</w:t>
        </w:r>
        <w:r w:rsidR="001E24D3">
          <w:rPr>
            <w:noProof/>
            <w:webHidden/>
          </w:rPr>
          <w:fldChar w:fldCharType="end"/>
        </w:r>
      </w:hyperlink>
    </w:p>
    <w:p w14:paraId="5916D4CD" w14:textId="7DEC6B51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511" w:history="1">
        <w:r w:rsidR="001E24D3" w:rsidRPr="001E1AF5">
          <w:rPr>
            <w:rStyle w:val="a3"/>
            <w:noProof/>
          </w:rPr>
          <w:t>1.16.1.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Технический биллинг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_Toc168993511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27</w:t>
        </w:r>
        <w:r w:rsidR="001E24D3">
          <w:rPr>
            <w:noProof/>
            <w:webHidden/>
          </w:rPr>
          <w:fldChar w:fldCharType="end"/>
        </w:r>
      </w:hyperlink>
    </w:p>
    <w:p w14:paraId="5BEEA79E" w14:textId="6708381E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512" w:history="1">
        <w:r w:rsidR="001E24D3" w:rsidRPr="001E1AF5">
          <w:rPr>
            <w:rStyle w:val="a3"/>
            <w:noProof/>
          </w:rPr>
          <w:t>1.16.2.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Зарядка электромобиля и «облачная» балансировка нагрузки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_Toc168993512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27</w:t>
        </w:r>
        <w:r w:rsidR="001E24D3">
          <w:rPr>
            <w:noProof/>
            <w:webHidden/>
          </w:rPr>
          <w:fldChar w:fldCharType="end"/>
        </w:r>
      </w:hyperlink>
    </w:p>
    <w:p w14:paraId="6DA14EDC" w14:textId="127AB231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513" w:history="1">
        <w:r w:rsidR="001E24D3" w:rsidRPr="001E1AF5">
          <w:rPr>
            <w:rStyle w:val="a3"/>
            <w:noProof/>
          </w:rPr>
          <w:t>1.16.3.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Запуск процесса зарядки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_Toc168993513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28</w:t>
        </w:r>
        <w:r w:rsidR="001E24D3">
          <w:rPr>
            <w:noProof/>
            <w:webHidden/>
          </w:rPr>
          <w:fldChar w:fldCharType="end"/>
        </w:r>
      </w:hyperlink>
    </w:p>
    <w:p w14:paraId="605B2E6E" w14:textId="648E336B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514" w:history="1">
        <w:r w:rsidR="001E24D3" w:rsidRPr="001E1AF5">
          <w:rPr>
            <w:rStyle w:val="a3"/>
            <w:noProof/>
          </w:rPr>
          <w:t>1.16.4.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 xml:space="preserve">Работа с </w:t>
        </w:r>
        <w:r w:rsidR="001E24D3" w:rsidRPr="001E1AF5">
          <w:rPr>
            <w:rStyle w:val="a3"/>
            <w:noProof/>
            <w:lang w:val="en-US"/>
          </w:rPr>
          <w:t>eMSP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_Toc168993514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28</w:t>
        </w:r>
        <w:r w:rsidR="001E24D3">
          <w:rPr>
            <w:noProof/>
            <w:webHidden/>
          </w:rPr>
          <w:fldChar w:fldCharType="end"/>
        </w:r>
      </w:hyperlink>
    </w:p>
    <w:p w14:paraId="25110A01" w14:textId="31F99676" w:rsidR="001E24D3" w:rsidRDefault="00B31EA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eastAsia="ru-RU"/>
        </w:rPr>
      </w:pPr>
      <w:hyperlink w:anchor="_Toc168993515" w:history="1">
        <w:r w:rsidR="001E24D3" w:rsidRPr="001E1AF5">
          <w:rPr>
            <w:rStyle w:val="a3"/>
            <w:noProof/>
          </w:rPr>
          <w:t>Основные функциональные требования к Системе.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_Toc168993515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29</w:t>
        </w:r>
        <w:r w:rsidR="001E24D3">
          <w:rPr>
            <w:noProof/>
            <w:webHidden/>
          </w:rPr>
          <w:fldChar w:fldCharType="end"/>
        </w:r>
      </w:hyperlink>
    </w:p>
    <w:p w14:paraId="19B98C40" w14:textId="7A86AA70" w:rsidR="001E24D3" w:rsidRDefault="00B31EAF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eastAsia="ru-RU"/>
        </w:rPr>
      </w:pPr>
      <w:hyperlink w:anchor="_Toc168993516" w:history="1">
        <w:r w:rsidR="001E24D3" w:rsidRPr="001E1AF5">
          <w:rPr>
            <w:rStyle w:val="a3"/>
            <w:noProof/>
          </w:rPr>
          <w:t>1.17.</w:t>
        </w:r>
        <w:r w:rsidR="001E24D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Требования к структуре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_Toc168993516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29</w:t>
        </w:r>
        <w:r w:rsidR="001E24D3">
          <w:rPr>
            <w:noProof/>
            <w:webHidden/>
          </w:rPr>
          <w:fldChar w:fldCharType="end"/>
        </w:r>
      </w:hyperlink>
    </w:p>
    <w:p w14:paraId="7E463C74" w14:textId="3F0AAD9B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517" w:history="1">
        <w:r w:rsidR="001E24D3" w:rsidRPr="001E1AF5">
          <w:rPr>
            <w:rStyle w:val="a3"/>
            <w:noProof/>
          </w:rPr>
          <w:t>1.17.1.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Отказоустойчивость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_Toc168993517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29</w:t>
        </w:r>
        <w:r w:rsidR="001E24D3">
          <w:rPr>
            <w:noProof/>
            <w:webHidden/>
          </w:rPr>
          <w:fldChar w:fldCharType="end"/>
        </w:r>
      </w:hyperlink>
    </w:p>
    <w:p w14:paraId="678A19BC" w14:textId="7B683460" w:rsidR="001E24D3" w:rsidRDefault="00B31EAF">
      <w:pPr>
        <w:pStyle w:val="32"/>
        <w:tabs>
          <w:tab w:val="left" w:pos="1100"/>
        </w:tabs>
        <w:rPr>
          <w:rFonts w:asciiTheme="minorHAnsi" w:hAnsiTheme="minorHAnsi" w:cstheme="minorBidi"/>
          <w:noProof/>
          <w:color w:val="auto"/>
          <w:sz w:val="22"/>
          <w:szCs w:val="22"/>
          <w:lang w:eastAsia="ru-RU"/>
        </w:rPr>
      </w:pPr>
      <w:hyperlink w:anchor="_Toc168993518" w:history="1">
        <w:r w:rsidR="001E24D3" w:rsidRPr="001E1AF5">
          <w:rPr>
            <w:rStyle w:val="a3"/>
            <w:noProof/>
          </w:rPr>
          <w:t>1.17.2.</w:t>
        </w:r>
        <w:r w:rsidR="001E24D3">
          <w:rPr>
            <w:rFonts w:asciiTheme="minorHAnsi" w:hAnsiTheme="minorHAnsi" w:cstheme="minorBidi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Масштабируемость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_Toc168993518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29</w:t>
        </w:r>
        <w:r w:rsidR="001E24D3">
          <w:rPr>
            <w:noProof/>
            <w:webHidden/>
          </w:rPr>
          <w:fldChar w:fldCharType="end"/>
        </w:r>
      </w:hyperlink>
    </w:p>
    <w:p w14:paraId="380A3B35" w14:textId="71A3328B" w:rsidR="001E24D3" w:rsidRDefault="00B31EAF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eastAsia="ru-RU"/>
        </w:rPr>
      </w:pPr>
      <w:hyperlink w:anchor="_Toc168993519" w:history="1">
        <w:r w:rsidR="001E24D3" w:rsidRPr="001E1AF5">
          <w:rPr>
            <w:rStyle w:val="a3"/>
            <w:noProof/>
          </w:rPr>
          <w:t>1.18.</w:t>
        </w:r>
        <w:r w:rsidR="001E24D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Производительность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_Toc168993519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29</w:t>
        </w:r>
        <w:r w:rsidR="001E24D3">
          <w:rPr>
            <w:noProof/>
            <w:webHidden/>
          </w:rPr>
          <w:fldChar w:fldCharType="end"/>
        </w:r>
      </w:hyperlink>
    </w:p>
    <w:p w14:paraId="7B8E2808" w14:textId="30A7FA9D" w:rsidR="001E24D3" w:rsidRDefault="00B31EAF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eastAsia="ru-RU"/>
        </w:rPr>
      </w:pPr>
      <w:hyperlink w:anchor="_Toc168993520" w:history="1">
        <w:r w:rsidR="001E24D3" w:rsidRPr="001E1AF5">
          <w:rPr>
            <w:rStyle w:val="a3"/>
            <w:noProof/>
          </w:rPr>
          <w:t>1.19.</w:t>
        </w:r>
        <w:r w:rsidR="001E24D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Метрики системы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_Toc168993520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29</w:t>
        </w:r>
        <w:r w:rsidR="001E24D3">
          <w:rPr>
            <w:noProof/>
            <w:webHidden/>
          </w:rPr>
          <w:fldChar w:fldCharType="end"/>
        </w:r>
      </w:hyperlink>
    </w:p>
    <w:p w14:paraId="17A2BB90" w14:textId="2E88961C" w:rsidR="001E24D3" w:rsidRDefault="00B31EAF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eastAsia="ru-RU"/>
        </w:rPr>
      </w:pPr>
      <w:hyperlink w:anchor="_Toc168993521" w:history="1">
        <w:r w:rsidR="001E24D3" w:rsidRPr="001E1AF5">
          <w:rPr>
            <w:rStyle w:val="a3"/>
            <w:noProof/>
          </w:rPr>
          <w:t>1.20.</w:t>
        </w:r>
        <w:r w:rsidR="001E24D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Требования к безопасности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_Toc168993521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30</w:t>
        </w:r>
        <w:r w:rsidR="001E24D3">
          <w:rPr>
            <w:noProof/>
            <w:webHidden/>
          </w:rPr>
          <w:fldChar w:fldCharType="end"/>
        </w:r>
      </w:hyperlink>
    </w:p>
    <w:p w14:paraId="59023224" w14:textId="2B1B272F" w:rsidR="001E24D3" w:rsidRDefault="00B31EAF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eastAsia="ru-RU"/>
        </w:rPr>
      </w:pPr>
      <w:hyperlink w:anchor="_Toc168993522" w:history="1">
        <w:r w:rsidR="001E24D3" w:rsidRPr="001E1AF5">
          <w:rPr>
            <w:rStyle w:val="a3"/>
            <w:noProof/>
          </w:rPr>
          <w:t>1.21.</w:t>
        </w:r>
        <w:r w:rsidR="001E24D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Развёртывание системы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_Toc168993522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31</w:t>
        </w:r>
        <w:r w:rsidR="001E24D3">
          <w:rPr>
            <w:noProof/>
            <w:webHidden/>
          </w:rPr>
          <w:fldChar w:fldCharType="end"/>
        </w:r>
      </w:hyperlink>
    </w:p>
    <w:p w14:paraId="444A7D13" w14:textId="089E9268" w:rsidR="001E24D3" w:rsidRDefault="00B31EAF">
      <w:pPr>
        <w:pStyle w:val="20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eastAsia="ru-RU"/>
        </w:rPr>
      </w:pPr>
      <w:hyperlink w:anchor="_Toc168993523" w:history="1">
        <w:r w:rsidR="001E24D3" w:rsidRPr="001E1AF5">
          <w:rPr>
            <w:rStyle w:val="a3"/>
            <w:noProof/>
          </w:rPr>
          <w:t>1.22.</w:t>
        </w:r>
        <w:r w:rsidR="001E24D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eastAsia="ru-RU"/>
          </w:rPr>
          <w:tab/>
        </w:r>
        <w:r w:rsidR="001E24D3" w:rsidRPr="001E1AF5">
          <w:rPr>
            <w:rStyle w:val="a3"/>
            <w:noProof/>
          </w:rPr>
          <w:t>Резервное копирование</w:t>
        </w:r>
        <w:r w:rsidR="001E24D3">
          <w:rPr>
            <w:noProof/>
            <w:webHidden/>
          </w:rPr>
          <w:tab/>
        </w:r>
        <w:r w:rsidR="001E24D3">
          <w:rPr>
            <w:noProof/>
            <w:webHidden/>
          </w:rPr>
          <w:fldChar w:fldCharType="begin"/>
        </w:r>
        <w:r w:rsidR="001E24D3">
          <w:rPr>
            <w:noProof/>
            <w:webHidden/>
          </w:rPr>
          <w:instrText xml:space="preserve"> PAGEREF _Toc168993523 \h </w:instrText>
        </w:r>
        <w:r w:rsidR="001E24D3">
          <w:rPr>
            <w:noProof/>
            <w:webHidden/>
          </w:rPr>
        </w:r>
        <w:r w:rsidR="001E24D3">
          <w:rPr>
            <w:noProof/>
            <w:webHidden/>
          </w:rPr>
          <w:fldChar w:fldCharType="separate"/>
        </w:r>
        <w:r w:rsidR="001E24D3">
          <w:rPr>
            <w:noProof/>
            <w:webHidden/>
          </w:rPr>
          <w:t>31</w:t>
        </w:r>
        <w:r w:rsidR="001E24D3">
          <w:rPr>
            <w:noProof/>
            <w:webHidden/>
          </w:rPr>
          <w:fldChar w:fldCharType="end"/>
        </w:r>
      </w:hyperlink>
    </w:p>
    <w:p w14:paraId="7773E611" w14:textId="77777777" w:rsidR="00E343CE" w:rsidRDefault="00E343CE" w:rsidP="004C0967">
      <w:pPr>
        <w:pStyle w:val="11"/>
        <w:rPr>
          <w:color w:val="5B9BD5"/>
          <w:sz w:val="40"/>
          <w:szCs w:val="40"/>
          <w14:textFill>
            <w14:solidFill>
              <w14:srgbClr w14:val="5B9BD5">
                <w14:lumMod w14:val="65000"/>
                <w14:lumOff w14:val="35000"/>
              </w14:srgbClr>
            </w14:solidFill>
          </w14:textFill>
        </w:rPr>
      </w:pPr>
      <w:r>
        <w:fldChar w:fldCharType="end"/>
      </w:r>
      <w:r>
        <w:br w:type="page"/>
      </w:r>
    </w:p>
    <w:p w14:paraId="344E0852" w14:textId="77777777" w:rsidR="00E343CE" w:rsidRDefault="00E343CE" w:rsidP="00E343CE">
      <w:pPr>
        <w:pStyle w:val="13"/>
      </w:pPr>
      <w:bookmarkStart w:id="3" w:name="_Toc168993434"/>
      <w:r>
        <w:lastRenderedPageBreak/>
        <w:t>Общие сведения</w:t>
      </w:r>
      <w:bookmarkEnd w:id="3"/>
    </w:p>
    <w:p w14:paraId="30A20C3B" w14:textId="77777777" w:rsidR="00E343CE" w:rsidRDefault="00E343CE" w:rsidP="00E343CE">
      <w:pPr>
        <w:pStyle w:val="21"/>
      </w:pPr>
      <w:r>
        <w:rPr>
          <w:rStyle w:val="23"/>
        </w:rPr>
        <w:t xml:space="preserve">IoT платформа ДКС </w:t>
      </w:r>
      <w:r>
        <w:rPr>
          <w:rStyle w:val="23"/>
          <w:lang w:val="en-US"/>
        </w:rPr>
        <w:t>RatioT</w:t>
      </w:r>
      <w:r>
        <w:rPr>
          <w:rStyle w:val="23"/>
        </w:rPr>
        <w:t xml:space="preserve"> (далее </w:t>
      </w:r>
      <w:r w:rsidR="00F0395B">
        <w:rPr>
          <w:rStyle w:val="23"/>
        </w:rPr>
        <w:t>П</w:t>
      </w:r>
      <w:r>
        <w:rPr>
          <w:rStyle w:val="23"/>
        </w:rPr>
        <w:t>латформа) представляет собой программное обеспечение,</w:t>
      </w:r>
      <w:r>
        <w:t xml:space="preserve"> предназначенное для подключения различных групп устройств к серверам и удаленного доступа к ним.</w:t>
      </w:r>
    </w:p>
    <w:p w14:paraId="53BBF020" w14:textId="77777777" w:rsidR="00E343CE" w:rsidRDefault="00E343CE" w:rsidP="00E343CE">
      <w:pPr>
        <w:pStyle w:val="21"/>
        <w:suppressAutoHyphens/>
      </w:pPr>
      <w:r>
        <w:t xml:space="preserve">В рамках текущего технического задания рассматривается доработка рабочего продукта </w:t>
      </w:r>
      <w:r w:rsidR="00344CBC">
        <w:t>«</w:t>
      </w:r>
      <w:r>
        <w:rPr>
          <w:lang w:val="en-US"/>
        </w:rPr>
        <w:t>MVP</w:t>
      </w:r>
      <w:r w:rsidRPr="00174A43">
        <w:t xml:space="preserve"> </w:t>
      </w:r>
      <w:r>
        <w:rPr>
          <w:lang w:val="en-US"/>
        </w:rPr>
        <w:t>IoT</w:t>
      </w:r>
      <w:r w:rsidRPr="00174A43">
        <w:t xml:space="preserve"> </w:t>
      </w:r>
      <w:r>
        <w:t>платформы ДКС</w:t>
      </w:r>
      <w:r w:rsidR="00344CBC">
        <w:t>»</w:t>
      </w:r>
      <w:r>
        <w:t xml:space="preserve"> до продукта </w:t>
      </w:r>
      <w:r w:rsidR="00344CBC">
        <w:t>«</w:t>
      </w:r>
      <w:r>
        <w:rPr>
          <w:rStyle w:val="23"/>
        </w:rPr>
        <w:t xml:space="preserve">IoT платформа ДКС </w:t>
      </w:r>
      <w:r>
        <w:rPr>
          <w:rStyle w:val="23"/>
          <w:lang w:val="en-US"/>
        </w:rPr>
        <w:t>RatioT</w:t>
      </w:r>
      <w:r w:rsidR="00344CBC">
        <w:rPr>
          <w:rStyle w:val="23"/>
        </w:rPr>
        <w:t>»</w:t>
      </w:r>
      <w:r>
        <w:t xml:space="preserve"> для коммерческого применения, а также разработка модуля </w:t>
      </w:r>
      <w:r w:rsidR="00344CBC">
        <w:t>«</w:t>
      </w:r>
      <w:r>
        <w:rPr>
          <w:lang w:val="en-US"/>
        </w:rPr>
        <w:t>Charge</w:t>
      </w:r>
      <w:r w:rsidR="00344CBC">
        <w:t>»</w:t>
      </w:r>
      <w:r>
        <w:t xml:space="preserve"> с подключением зарядных станций для электромобилей производства ДКС</w:t>
      </w:r>
      <w:r w:rsidR="00FD0CEE">
        <w:t xml:space="preserve"> и реализации </w:t>
      </w:r>
      <w:r w:rsidR="00AA21D4">
        <w:t xml:space="preserve">функционала, </w:t>
      </w:r>
      <w:r w:rsidR="00FD0CEE">
        <w:t>специфичного для области зарядки электромобилей</w:t>
      </w:r>
      <w:r>
        <w:t>.</w:t>
      </w:r>
    </w:p>
    <w:p w14:paraId="6BF7DA68" w14:textId="77777777" w:rsidR="00E343CE" w:rsidRDefault="00E343CE" w:rsidP="00695A8A">
      <w:pPr>
        <w:pStyle w:val="2"/>
      </w:pPr>
      <w:bookmarkStart w:id="4" w:name="_Toc168993435"/>
      <w:r>
        <w:t>Цели и задачи работы</w:t>
      </w:r>
      <w:bookmarkEnd w:id="4"/>
    </w:p>
    <w:p w14:paraId="1E82BF5F" w14:textId="77777777" w:rsidR="00E343CE" w:rsidRDefault="00E343CE" w:rsidP="00E343CE">
      <w:pPr>
        <w:pStyle w:val="21"/>
        <w:widowControl w:val="0"/>
        <w:suppressAutoHyphens/>
        <w:rPr>
          <w:rFonts w:ascii="Quattrocento Sans" w:eastAsia="Quattrocento Sans" w:hAnsi="Quattrocento Sans" w:cs="Quattrocento Sans"/>
        </w:rPr>
      </w:pPr>
      <w:r>
        <w:t xml:space="preserve">Целью работ является доработка </w:t>
      </w:r>
      <w:r w:rsidR="0014094D">
        <w:t>платформы</w:t>
      </w:r>
      <w:r>
        <w:t xml:space="preserve"> для работы в локальной сети </w:t>
      </w:r>
      <w:r>
        <w:rPr>
          <w:lang w:val="en-US"/>
        </w:rPr>
        <w:t>AO</w:t>
      </w:r>
      <w:r>
        <w:t xml:space="preserve"> «ДКС», локальных сетях третьих компаний, в глобальной сети </w:t>
      </w:r>
      <w:r w:rsidR="0014094D">
        <w:t>И</w:t>
      </w:r>
      <w:r>
        <w:t xml:space="preserve">нтернет, а также разработка </w:t>
      </w:r>
      <w:r w:rsidR="00E62CB7">
        <w:t>модуля</w:t>
      </w:r>
      <w:r>
        <w:t xml:space="preserve"> </w:t>
      </w:r>
      <w:r w:rsidR="00344CBC">
        <w:t>«</w:t>
      </w:r>
      <w:r w:rsidR="00E62CB7">
        <w:rPr>
          <w:lang w:val="en-US"/>
        </w:rPr>
        <w:t>Charge</w:t>
      </w:r>
      <w:r w:rsidR="00344CBC">
        <w:t>»</w:t>
      </w:r>
      <w:r w:rsidR="00E62CB7" w:rsidRPr="00E62CB7">
        <w:t xml:space="preserve"> </w:t>
      </w:r>
      <w:r>
        <w:t>для мониторинга и управления сетями зарядных станций для расширения функционала продуктовой линейки АО ДКС</w:t>
      </w:r>
      <w:r w:rsidR="00E4306E">
        <w:t>.</w:t>
      </w:r>
    </w:p>
    <w:p w14:paraId="18F44F18" w14:textId="77777777" w:rsidR="00E343CE" w:rsidRDefault="00E343CE" w:rsidP="00E343CE">
      <w:pPr>
        <w:pStyle w:val="21"/>
        <w:widowControl w:val="0"/>
        <w:suppressAutoHyphens/>
        <w:rPr>
          <w:rFonts w:ascii="Quattrocento Sans" w:eastAsia="Quattrocento Sans" w:hAnsi="Quattrocento Sans" w:cs="Quattrocento Sans"/>
        </w:rPr>
      </w:pPr>
      <w:r>
        <w:t xml:space="preserve">В процессе разработки и эксплуатации </w:t>
      </w:r>
      <w:r w:rsidR="00344CBC">
        <w:t>платформы</w:t>
      </w:r>
      <w:r>
        <w:t xml:space="preserve"> </w:t>
      </w:r>
      <w:r w:rsidR="00E62CB7">
        <w:t xml:space="preserve">и модуля </w:t>
      </w:r>
      <w:r w:rsidR="00344CBC">
        <w:t>«</w:t>
      </w:r>
      <w:r w:rsidR="00E62CB7">
        <w:rPr>
          <w:lang w:val="en-US"/>
        </w:rPr>
        <w:t>Charge</w:t>
      </w:r>
      <w:r w:rsidR="00344CBC">
        <w:t>»</w:t>
      </w:r>
      <w:r w:rsidR="00E62CB7" w:rsidRPr="00E62CB7">
        <w:t xml:space="preserve"> </w:t>
      </w:r>
      <w:r>
        <w:t xml:space="preserve">будут использованы следующие возможности </w:t>
      </w:r>
      <w:proofErr w:type="spellStart"/>
      <w:r>
        <w:t>Tibbo</w:t>
      </w:r>
      <w:proofErr w:type="spellEnd"/>
      <w:r>
        <w:t xml:space="preserve"> </w:t>
      </w:r>
      <w:proofErr w:type="spellStart"/>
      <w:r>
        <w:t>AggreGate</w:t>
      </w:r>
      <w:proofErr w:type="spellEnd"/>
      <w:r>
        <w:t>:</w:t>
      </w:r>
    </w:p>
    <w:p w14:paraId="6F8B0C4E" w14:textId="77777777" w:rsidR="003865EB" w:rsidRPr="003865EB" w:rsidRDefault="003865EB" w:rsidP="00486BC1">
      <w:pPr>
        <w:pStyle w:val="3N"/>
        <w:widowControl w:val="0"/>
        <w:suppressAutoHyphens/>
        <w:rPr>
          <w:rFonts w:eastAsia="Quattrocento Sans"/>
        </w:rPr>
      </w:pPr>
      <w:r>
        <w:t>Работа с подключенными устройствами: п</w:t>
      </w:r>
      <w:r w:rsidR="0014094D">
        <w:t xml:space="preserve">олучение, обработка, хранение и визуализация данных </w:t>
      </w:r>
      <w:r>
        <w:t xml:space="preserve">от </w:t>
      </w:r>
      <w:r w:rsidR="0014094D">
        <w:t>устройств</w:t>
      </w:r>
      <w:r>
        <w:t>, мониторинг состояния устройств, к</w:t>
      </w:r>
      <w:r w:rsidRPr="003865EB">
        <w:rPr>
          <w:rFonts w:eastAsia="Quattrocento Sans"/>
        </w:rPr>
        <w:t>онфигурирование и оперативное управление устройствами;</w:t>
      </w:r>
    </w:p>
    <w:p w14:paraId="4463FC34" w14:textId="77777777" w:rsidR="0014094D" w:rsidRPr="0014094D" w:rsidRDefault="00E343CE" w:rsidP="0014094D">
      <w:pPr>
        <w:pStyle w:val="3N"/>
        <w:widowControl w:val="0"/>
        <w:suppressAutoHyphens/>
        <w:rPr>
          <w:rFonts w:eastAsia="Quattrocento Sans"/>
        </w:rPr>
      </w:pPr>
      <w:r>
        <w:t xml:space="preserve">Обеспечение централизованного </w:t>
      </w:r>
      <w:r w:rsidR="0014094D">
        <w:t xml:space="preserve">разграниченного </w:t>
      </w:r>
      <w:r>
        <w:t>доступа пользователей к данным</w:t>
      </w:r>
      <w:r w:rsidR="0014094D">
        <w:t xml:space="preserve"> и функциям платформы</w:t>
      </w:r>
      <w:r>
        <w:t>.</w:t>
      </w:r>
      <w:r w:rsidR="0014094D" w:rsidRPr="0014094D">
        <w:t xml:space="preserve"> </w:t>
      </w:r>
    </w:p>
    <w:p w14:paraId="4ACF3813" w14:textId="77777777" w:rsidR="00E343CE" w:rsidRPr="00AA21D4" w:rsidRDefault="003865EB" w:rsidP="00AA21D4">
      <w:pPr>
        <w:pStyle w:val="3N"/>
        <w:widowControl w:val="0"/>
        <w:suppressAutoHyphens/>
        <w:rPr>
          <w:rFonts w:eastAsia="Quattrocento Sans"/>
        </w:rPr>
      </w:pPr>
      <w:r>
        <w:t>Реализация расширенного функционала</w:t>
      </w:r>
      <w:r w:rsidR="0014094D">
        <w:t xml:space="preserve"> для Зарядных станций и реализация специфического функционала для зарядки электромобилей;</w:t>
      </w:r>
    </w:p>
    <w:p w14:paraId="0AA6FAEF" w14:textId="77777777" w:rsidR="00E343CE" w:rsidRDefault="00E343CE" w:rsidP="00695A8A">
      <w:pPr>
        <w:pStyle w:val="2"/>
      </w:pPr>
      <w:bookmarkStart w:id="5" w:name="_Toc168993436"/>
      <w:r w:rsidRPr="00695A8A">
        <w:t>Заказчик</w:t>
      </w:r>
      <w:r>
        <w:t xml:space="preserve"> выполняемых работ</w:t>
      </w:r>
      <w:bookmarkEnd w:id="5"/>
    </w:p>
    <w:p w14:paraId="42F567FC" w14:textId="77777777" w:rsidR="00E343CE" w:rsidRDefault="00E343CE" w:rsidP="00E343CE">
      <w:pPr>
        <w:pStyle w:val="21"/>
        <w:rPr>
          <w:rFonts w:ascii="Quattrocento Sans" w:eastAsia="Quattrocento Sans" w:hAnsi="Quattrocento Sans" w:cs="Quattrocento Sans"/>
        </w:rPr>
      </w:pPr>
      <w:r>
        <w:t>Заказчиком выполняемых работ является АО «ДКС» (далее - Заказчик).</w:t>
      </w:r>
    </w:p>
    <w:p w14:paraId="5BA2FB1F" w14:textId="77777777" w:rsidR="00E343CE" w:rsidRDefault="00E343CE" w:rsidP="00E343CE">
      <w:pPr>
        <w:pStyle w:val="2"/>
      </w:pPr>
      <w:bookmarkStart w:id="6" w:name="_Toc168993437"/>
      <w:r>
        <w:t>Срок выполнения работ</w:t>
      </w:r>
      <w:bookmarkEnd w:id="6"/>
    </w:p>
    <w:p w14:paraId="1688C688" w14:textId="77777777" w:rsidR="009C5161" w:rsidRDefault="00E343CE" w:rsidP="00E343CE">
      <w:pPr>
        <w:pStyle w:val="21"/>
      </w:pPr>
      <w:r>
        <w:t>Срок выполнения работ – 180 календарных дней с момента подписания договора на выполнение работ, с правом досрочной сдачи результатов Заказчику.</w:t>
      </w:r>
    </w:p>
    <w:p w14:paraId="183502F6" w14:textId="77777777" w:rsidR="009C5161" w:rsidRDefault="009C5161">
      <w:pPr>
        <w:rPr>
          <w:rFonts w:ascii="Times New Roman" w:eastAsia="Arial" w:hAnsi="Times New Roman" w:cs="Times New Roman"/>
          <w:sz w:val="24"/>
          <w:szCs w:val="24"/>
          <w:lang w:eastAsia="ja-JP"/>
        </w:rPr>
      </w:pPr>
      <w:r>
        <w:br w:type="page"/>
      </w:r>
    </w:p>
    <w:p w14:paraId="44BF49A5" w14:textId="77777777" w:rsidR="00F0395B" w:rsidRDefault="00F0395B" w:rsidP="00F0395B">
      <w:pPr>
        <w:pStyle w:val="2"/>
      </w:pPr>
      <w:bookmarkStart w:id="7" w:name="_Toc168993438"/>
      <w:r>
        <w:lastRenderedPageBreak/>
        <w:t>Терминология</w:t>
      </w:r>
      <w:bookmarkEnd w:id="7"/>
    </w:p>
    <w:p w14:paraId="79791435" w14:textId="77777777" w:rsidR="00F0395B" w:rsidRDefault="00F0395B" w:rsidP="00F0395B">
      <w:pPr>
        <w:pStyle w:val="21"/>
      </w:pPr>
      <w:r w:rsidRPr="005B7A9E">
        <w:rPr>
          <w:b/>
        </w:rPr>
        <w:t>Платформа</w:t>
      </w:r>
      <w:r>
        <w:t xml:space="preserve"> – </w:t>
      </w:r>
      <w:proofErr w:type="spellStart"/>
      <w:r>
        <w:t>low-code</w:t>
      </w:r>
      <w:proofErr w:type="spellEnd"/>
      <w:r>
        <w:t xml:space="preserve"> приложение «IoT Платформа ДКС RatioT»</w:t>
      </w:r>
    </w:p>
    <w:p w14:paraId="35092A38" w14:textId="77777777" w:rsidR="00F0395B" w:rsidRPr="00F0395B" w:rsidRDefault="00F0395B" w:rsidP="00F0395B">
      <w:pPr>
        <w:pStyle w:val="21"/>
        <w:rPr>
          <w:lang w:val="en-US"/>
        </w:rPr>
      </w:pPr>
      <w:r w:rsidRPr="005B7A9E">
        <w:rPr>
          <w:b/>
        </w:rPr>
        <w:t>Модуль</w:t>
      </w:r>
      <w:r w:rsidRPr="00F0395B">
        <w:rPr>
          <w:lang w:val="en-US"/>
        </w:rPr>
        <w:t xml:space="preserve"> - low-code </w:t>
      </w:r>
      <w:r>
        <w:t>модуль</w:t>
      </w:r>
      <w:r w:rsidRPr="00F0395B">
        <w:rPr>
          <w:lang w:val="en-US"/>
        </w:rPr>
        <w:t xml:space="preserve"> «Charge»;</w:t>
      </w:r>
    </w:p>
    <w:p w14:paraId="3BA56EA6" w14:textId="77777777" w:rsidR="00F0395B" w:rsidRDefault="00F0395B" w:rsidP="00F0395B">
      <w:pPr>
        <w:pStyle w:val="21"/>
      </w:pPr>
      <w:r w:rsidRPr="005B7A9E">
        <w:rPr>
          <w:b/>
        </w:rPr>
        <w:t>Система</w:t>
      </w:r>
      <w:r>
        <w:t xml:space="preserve"> – совокупность:</w:t>
      </w:r>
    </w:p>
    <w:p w14:paraId="5492BB02" w14:textId="77777777" w:rsidR="00F0395B" w:rsidRPr="00F0395B" w:rsidRDefault="00F0395B" w:rsidP="00FC0056">
      <w:pPr>
        <w:pStyle w:val="21"/>
        <w:numPr>
          <w:ilvl w:val="0"/>
          <w:numId w:val="4"/>
        </w:numPr>
      </w:pPr>
      <w:r>
        <w:t>Платформы</w:t>
      </w:r>
      <w:r w:rsidRPr="00F0395B">
        <w:t>;</w:t>
      </w:r>
    </w:p>
    <w:p w14:paraId="1C1D1A5D" w14:textId="77777777" w:rsidR="00F0395B" w:rsidRPr="00F0395B" w:rsidRDefault="00F0395B" w:rsidP="00FC0056">
      <w:pPr>
        <w:pStyle w:val="21"/>
        <w:numPr>
          <w:ilvl w:val="0"/>
          <w:numId w:val="4"/>
        </w:numPr>
      </w:pPr>
      <w:r>
        <w:t>Модуля</w:t>
      </w:r>
      <w:r w:rsidRPr="00F0395B">
        <w:t>;</w:t>
      </w:r>
    </w:p>
    <w:p w14:paraId="23892513" w14:textId="77777777" w:rsidR="00F0395B" w:rsidRPr="00F0395B" w:rsidRDefault="00F0395B" w:rsidP="00FC0056">
      <w:pPr>
        <w:pStyle w:val="21"/>
        <w:numPr>
          <w:ilvl w:val="0"/>
          <w:numId w:val="4"/>
        </w:numPr>
      </w:pPr>
      <w:r>
        <w:t xml:space="preserve">среды выполнения </w:t>
      </w:r>
      <w:proofErr w:type="spellStart"/>
      <w:r>
        <w:t>low-code</w:t>
      </w:r>
      <w:proofErr w:type="spellEnd"/>
      <w:r>
        <w:t xml:space="preserve"> приложений </w:t>
      </w:r>
      <w:proofErr w:type="spellStart"/>
      <w:r>
        <w:t>AggreGate</w:t>
      </w:r>
      <w:proofErr w:type="spellEnd"/>
      <w:r w:rsidRPr="00F0395B">
        <w:t>;</w:t>
      </w:r>
    </w:p>
    <w:p w14:paraId="5F6001B9" w14:textId="77777777" w:rsidR="00F0395B" w:rsidRDefault="00F0395B" w:rsidP="00FC0056">
      <w:pPr>
        <w:pStyle w:val="21"/>
        <w:numPr>
          <w:ilvl w:val="0"/>
          <w:numId w:val="4"/>
        </w:numPr>
      </w:pPr>
      <w:r>
        <w:t>иных необходимых для работы технологически</w:t>
      </w:r>
      <w:r w:rsidR="00755B57">
        <w:t>х</w:t>
      </w:r>
      <w:r>
        <w:t xml:space="preserve"> элемент</w:t>
      </w:r>
      <w:r w:rsidR="00755B57">
        <w:t>ов</w:t>
      </w:r>
      <w:r>
        <w:t xml:space="preserve"> инфраструктуры такие как серверы баз данных, системы виртуализации, прочие системы технологического стека.</w:t>
      </w:r>
    </w:p>
    <w:p w14:paraId="012EFC6A" w14:textId="77777777" w:rsidR="00E343CE" w:rsidRDefault="00E343CE" w:rsidP="00E343CE">
      <w:pPr>
        <w:pStyle w:val="13"/>
        <w:suppressAutoHyphens/>
      </w:pPr>
      <w:bookmarkStart w:id="8" w:name="_Toc168993439"/>
      <w:r>
        <w:lastRenderedPageBreak/>
        <w:t xml:space="preserve">Назначение и цели создания </w:t>
      </w:r>
      <w:r w:rsidR="00E4306E">
        <w:t>«</w:t>
      </w:r>
      <w:r>
        <w:t xml:space="preserve">IoT платформы ДКС </w:t>
      </w:r>
      <w:r>
        <w:rPr>
          <w:lang w:val="en-US"/>
        </w:rPr>
        <w:t>RatioT</w:t>
      </w:r>
      <w:r w:rsidR="00E4306E">
        <w:t>» и модуля «</w:t>
      </w:r>
      <w:r w:rsidR="00E4306E">
        <w:rPr>
          <w:lang w:val="en-US"/>
        </w:rPr>
        <w:t>Charge</w:t>
      </w:r>
      <w:r w:rsidR="00E4306E">
        <w:t>»</w:t>
      </w:r>
      <w:bookmarkEnd w:id="8"/>
    </w:p>
    <w:p w14:paraId="029618B2" w14:textId="77777777" w:rsidR="00E4306E" w:rsidRDefault="00E343CE" w:rsidP="00E343CE">
      <w:pPr>
        <w:pStyle w:val="21"/>
        <w:suppressAutoHyphens/>
      </w:pPr>
      <w:r>
        <w:t xml:space="preserve">Разрабатываемая в рамках настоящего технического задания </w:t>
      </w:r>
      <w:r w:rsidR="005B7A9E">
        <w:t>П</w:t>
      </w:r>
      <w:r w:rsidR="0014094D">
        <w:t>латформа</w:t>
      </w:r>
      <w:r>
        <w:t xml:space="preserve"> должна представлять собой клиент-серверное приложение с веб-интерфейсом, предназначенное для </w:t>
      </w:r>
      <w:r w:rsidR="00203DD3">
        <w:t xml:space="preserve">автоматизации и </w:t>
      </w:r>
      <w:r w:rsidR="004436D4">
        <w:t xml:space="preserve">упрощения </w:t>
      </w:r>
      <w:r w:rsidR="00203DD3">
        <w:t>работы с</w:t>
      </w:r>
      <w:r>
        <w:t xml:space="preserve"> различными устройствами производства АО «ДКС» подключенны</w:t>
      </w:r>
      <w:r w:rsidR="004436D4">
        <w:t>ми</w:t>
      </w:r>
      <w:r>
        <w:t xml:space="preserve"> к </w:t>
      </w:r>
      <w:r w:rsidR="0014094D">
        <w:t>платформе</w:t>
      </w:r>
      <w:r>
        <w:t xml:space="preserve">. </w:t>
      </w:r>
    </w:p>
    <w:p w14:paraId="533E2241" w14:textId="77777777" w:rsidR="00E343CE" w:rsidRDefault="00E343CE" w:rsidP="00E343CE">
      <w:pPr>
        <w:pStyle w:val="21"/>
        <w:suppressAutoHyphens/>
      </w:pPr>
      <w:r>
        <w:t xml:space="preserve">Разрабатываемый в рамках настоящего технического задания модуль </w:t>
      </w:r>
      <w:r w:rsidR="00AA21D4">
        <w:t>«</w:t>
      </w:r>
      <w:r>
        <w:rPr>
          <w:lang w:val="en-US"/>
        </w:rPr>
        <w:t>Charge</w:t>
      </w:r>
      <w:r w:rsidR="00AA21D4">
        <w:t>»</w:t>
      </w:r>
      <w:r>
        <w:t xml:space="preserve"> предназначен</w:t>
      </w:r>
      <w:r w:rsidR="007B1460">
        <w:t xml:space="preserve"> </w:t>
      </w:r>
      <w:r>
        <w:t>управления сетями зарядных станций для электромобилей (далее ЗС) производства АО «ДКС» и реализации специфич</w:t>
      </w:r>
      <w:r w:rsidR="00CF6189">
        <w:t>ных</w:t>
      </w:r>
      <w:r w:rsidR="00E62CB7">
        <w:t xml:space="preserve"> для области зарядки электромобилей</w:t>
      </w:r>
      <w:r>
        <w:t xml:space="preserve"> </w:t>
      </w:r>
      <w:r w:rsidR="007B1460">
        <w:t>функций.</w:t>
      </w:r>
    </w:p>
    <w:p w14:paraId="11B508CB" w14:textId="77777777" w:rsidR="00E343CE" w:rsidRDefault="00E343CE" w:rsidP="00E343CE">
      <w:pPr>
        <w:pStyle w:val="21"/>
      </w:pPr>
      <w:r>
        <w:t xml:space="preserve">Целью создания </w:t>
      </w:r>
      <w:r w:rsidR="005B7A9E">
        <w:t>П</w:t>
      </w:r>
      <w:r w:rsidR="0014094D">
        <w:t>латформы</w:t>
      </w:r>
      <w:r>
        <w:t xml:space="preserve"> является решение следующих задач:</w:t>
      </w:r>
    </w:p>
    <w:p w14:paraId="691F118F" w14:textId="77777777" w:rsidR="007A037E" w:rsidRPr="00367A0B" w:rsidRDefault="007A037E" w:rsidP="00FC0056">
      <w:pPr>
        <w:pStyle w:val="3N"/>
        <w:numPr>
          <w:ilvl w:val="0"/>
          <w:numId w:val="2"/>
        </w:numPr>
        <w:rPr>
          <w:rFonts w:ascii="Quattrocento Sans" w:eastAsia="Quattrocento Sans" w:hAnsi="Quattrocento Sans" w:cs="Quattrocento Sans"/>
        </w:rPr>
      </w:pPr>
      <w:r>
        <w:t>Получение, отображение и долгосрочное хранение полученных от устройств данных;</w:t>
      </w:r>
    </w:p>
    <w:p w14:paraId="67F19588" w14:textId="77777777" w:rsidR="00E343CE" w:rsidRPr="00367A0B" w:rsidRDefault="00242C01" w:rsidP="00FC0056">
      <w:pPr>
        <w:pStyle w:val="3N"/>
        <w:numPr>
          <w:ilvl w:val="0"/>
          <w:numId w:val="2"/>
        </w:numPr>
        <w:rPr>
          <w:rFonts w:ascii="Quattrocento Sans" w:eastAsia="Quattrocento Sans" w:hAnsi="Quattrocento Sans" w:cs="Quattrocento Sans"/>
        </w:rPr>
      </w:pPr>
      <w:r>
        <w:t>У</w:t>
      </w:r>
      <w:r w:rsidR="00E343CE">
        <w:t xml:space="preserve">правление подключенными </w:t>
      </w:r>
      <w:r>
        <w:t xml:space="preserve">к </w:t>
      </w:r>
      <w:r w:rsidR="0014094D">
        <w:t>платформе</w:t>
      </w:r>
      <w:r>
        <w:t xml:space="preserve"> </w:t>
      </w:r>
      <w:r w:rsidR="00E343CE">
        <w:t>устройствами;</w:t>
      </w:r>
    </w:p>
    <w:p w14:paraId="3A02628A" w14:textId="77777777" w:rsidR="00CF6189" w:rsidRPr="00CF6189" w:rsidRDefault="00242C01" w:rsidP="00FC0056">
      <w:pPr>
        <w:pStyle w:val="3N"/>
        <w:numPr>
          <w:ilvl w:val="0"/>
          <w:numId w:val="2"/>
        </w:numPr>
      </w:pPr>
      <w:r>
        <w:t xml:space="preserve">Мониторинг состояния </w:t>
      </w:r>
      <w:r w:rsidR="00CF6189">
        <w:t>устройств</w:t>
      </w:r>
      <w:r w:rsidR="00CF6189">
        <w:rPr>
          <w:lang w:val="en-US"/>
        </w:rPr>
        <w:t>;</w:t>
      </w:r>
    </w:p>
    <w:p w14:paraId="088B23B3" w14:textId="77777777" w:rsidR="00650F74" w:rsidRPr="00C66F31" w:rsidRDefault="00650F74" w:rsidP="00FC0056">
      <w:pPr>
        <w:pStyle w:val="3N"/>
        <w:numPr>
          <w:ilvl w:val="0"/>
          <w:numId w:val="2"/>
        </w:numPr>
        <w:rPr>
          <w:rFonts w:ascii="Quattrocento Sans" w:eastAsia="Quattrocento Sans" w:hAnsi="Quattrocento Sans" w:cs="Quattrocento Sans"/>
        </w:rPr>
      </w:pPr>
      <w:r>
        <w:t>Хранение учетных данных пользователей;</w:t>
      </w:r>
    </w:p>
    <w:p w14:paraId="5CE53C27" w14:textId="77777777" w:rsidR="00C66F31" w:rsidRPr="00367A0B" w:rsidRDefault="00C66F31" w:rsidP="00FC0056">
      <w:pPr>
        <w:pStyle w:val="3N"/>
        <w:numPr>
          <w:ilvl w:val="0"/>
          <w:numId w:val="2"/>
        </w:numPr>
        <w:rPr>
          <w:rFonts w:ascii="Quattrocento Sans" w:eastAsia="Quattrocento Sans" w:hAnsi="Quattrocento Sans" w:cs="Quattrocento Sans"/>
        </w:rPr>
      </w:pPr>
      <w:r>
        <w:t xml:space="preserve">Долгосрочное хранение журналов изменений настроек оборудования и платформы, действий пользователей, </w:t>
      </w:r>
      <w:proofErr w:type="gramStart"/>
      <w:r>
        <w:t>«событий»</w:t>
      </w:r>
      <w:proofErr w:type="gramEnd"/>
      <w:r>
        <w:t xml:space="preserve"> сформированных по заданным критериям</w:t>
      </w:r>
      <w:r w:rsidRPr="00C66F31">
        <w:t>;</w:t>
      </w:r>
    </w:p>
    <w:p w14:paraId="614191DC" w14:textId="77777777" w:rsidR="00650F74" w:rsidRDefault="00C66F31" w:rsidP="00FC0056">
      <w:pPr>
        <w:pStyle w:val="3N"/>
        <w:numPr>
          <w:ilvl w:val="0"/>
          <w:numId w:val="2"/>
        </w:numPr>
      </w:pPr>
      <w:r>
        <w:t>О</w:t>
      </w:r>
      <w:r w:rsidR="00650F74">
        <w:t>граничени</w:t>
      </w:r>
      <w:r>
        <w:t>е</w:t>
      </w:r>
      <w:r w:rsidR="00650F74" w:rsidRPr="00475DA1">
        <w:t xml:space="preserve"> прав доступа на платформе для пользоват</w:t>
      </w:r>
      <w:r w:rsidR="00650F74">
        <w:t xml:space="preserve">елей </w:t>
      </w:r>
      <w:r w:rsidR="00486BC1">
        <w:t xml:space="preserve">по сложному </w:t>
      </w:r>
      <w:r w:rsidR="00917EE7">
        <w:t>алгоритму</w:t>
      </w:r>
      <w:r w:rsidR="00486BC1">
        <w:t xml:space="preserve"> </w:t>
      </w:r>
      <w:r w:rsidR="00486BC1" w:rsidRPr="00486BC1">
        <w:t>(</w:t>
      </w:r>
      <w:r w:rsidR="00486BC1">
        <w:t>см. раздел «Ограничение Доступа»).</w:t>
      </w:r>
    </w:p>
    <w:p w14:paraId="2B85A221" w14:textId="77777777" w:rsidR="007A037E" w:rsidRDefault="007A037E" w:rsidP="00FC0056">
      <w:pPr>
        <w:pStyle w:val="3N"/>
        <w:numPr>
          <w:ilvl w:val="0"/>
          <w:numId w:val="2"/>
        </w:numPr>
      </w:pPr>
      <w:r>
        <w:t>Оповещение пользователей о неисправностях и иных событиях;</w:t>
      </w:r>
    </w:p>
    <w:p w14:paraId="40A99378" w14:textId="77777777" w:rsidR="007A037E" w:rsidRPr="00A00539" w:rsidRDefault="007A037E" w:rsidP="00FC0056">
      <w:pPr>
        <w:pStyle w:val="3N"/>
        <w:numPr>
          <w:ilvl w:val="0"/>
          <w:numId w:val="2"/>
        </w:numPr>
        <w:rPr>
          <w:rFonts w:ascii="Quattrocento Sans" w:eastAsia="Quattrocento Sans" w:hAnsi="Quattrocento Sans" w:cs="Quattrocento Sans"/>
        </w:rPr>
      </w:pPr>
      <w:r>
        <w:t xml:space="preserve">Предоставление пользователям доступа ко всему функционалу платформы через </w:t>
      </w:r>
      <w:r>
        <w:rPr>
          <w:lang w:val="en-US"/>
        </w:rPr>
        <w:t>web</w:t>
      </w:r>
      <w:r w:rsidRPr="00A633A4">
        <w:t>-</w:t>
      </w:r>
      <w:r>
        <w:t>интерфейс</w:t>
      </w:r>
      <w:r w:rsidRPr="00650F74">
        <w:t>;</w:t>
      </w:r>
    </w:p>
    <w:p w14:paraId="448B475F" w14:textId="77777777" w:rsidR="00E343CE" w:rsidRPr="00081424" w:rsidRDefault="00650F74" w:rsidP="00FC0056">
      <w:pPr>
        <w:pStyle w:val="3N"/>
        <w:numPr>
          <w:ilvl w:val="0"/>
          <w:numId w:val="2"/>
        </w:numPr>
        <w:rPr>
          <w:rFonts w:ascii="Quattrocento Sans" w:eastAsia="Quattrocento Sans" w:hAnsi="Quattrocento Sans" w:cs="Quattrocento Sans"/>
        </w:rPr>
      </w:pPr>
      <w:r>
        <w:t>Предоставление</w:t>
      </w:r>
      <w:r w:rsidR="00F12795">
        <w:t xml:space="preserve"> </w:t>
      </w:r>
      <w:r w:rsidR="007B1460">
        <w:rPr>
          <w:lang w:val="en-US"/>
        </w:rPr>
        <w:t>API</w:t>
      </w:r>
      <w:r w:rsidR="00E343CE" w:rsidRPr="00C33801">
        <w:t xml:space="preserve"> для работы с мобильным приложением</w:t>
      </w:r>
      <w:r w:rsidR="007B1460">
        <w:t xml:space="preserve">, </w:t>
      </w:r>
      <w:r>
        <w:t xml:space="preserve">то есть </w:t>
      </w:r>
      <w:r w:rsidR="00081424">
        <w:t>доступност</w:t>
      </w:r>
      <w:r w:rsidR="00F12795">
        <w:t>и</w:t>
      </w:r>
      <w:r w:rsidR="00081424">
        <w:t xml:space="preserve"> всего </w:t>
      </w:r>
      <w:r w:rsidR="007B1460">
        <w:t>функционал</w:t>
      </w:r>
      <w:r w:rsidR="00081424">
        <w:t xml:space="preserve">а, доступного </w:t>
      </w:r>
      <w:r>
        <w:t xml:space="preserve">пользователю </w:t>
      </w:r>
      <w:r w:rsidR="00081424">
        <w:t>через</w:t>
      </w:r>
      <w:r w:rsidR="007B1460">
        <w:t xml:space="preserve"> </w:t>
      </w:r>
      <w:r w:rsidR="007B1460">
        <w:rPr>
          <w:lang w:val="en-US"/>
        </w:rPr>
        <w:t>web</w:t>
      </w:r>
      <w:r w:rsidR="007B1460" w:rsidRPr="007B1460">
        <w:t>-</w:t>
      </w:r>
      <w:r w:rsidR="00081424">
        <w:t xml:space="preserve">интерфейс так же через </w:t>
      </w:r>
      <w:r w:rsidR="00081424">
        <w:rPr>
          <w:lang w:val="en-US"/>
        </w:rPr>
        <w:t>API</w:t>
      </w:r>
      <w:r w:rsidR="00E343CE">
        <w:t>.</w:t>
      </w:r>
    </w:p>
    <w:p w14:paraId="2E3DED1E" w14:textId="77777777" w:rsidR="00E343CE" w:rsidRDefault="00E343CE" w:rsidP="00E343CE">
      <w:pPr>
        <w:pStyle w:val="21"/>
      </w:pPr>
      <w:r>
        <w:t xml:space="preserve">Целью создания </w:t>
      </w:r>
      <w:r w:rsidR="00E4306E">
        <w:t>модуля «</w:t>
      </w:r>
      <w:r w:rsidR="00E4306E">
        <w:rPr>
          <w:lang w:val="en-US"/>
        </w:rPr>
        <w:t>Charge</w:t>
      </w:r>
      <w:r w:rsidR="00E4306E">
        <w:t>»</w:t>
      </w:r>
      <w:r>
        <w:t xml:space="preserve"> </w:t>
      </w:r>
      <w:r w:rsidR="00203DD3">
        <w:t xml:space="preserve">в дополнение к базовым функциям </w:t>
      </w:r>
      <w:r w:rsidR="00E4306E">
        <w:t xml:space="preserve">платформы </w:t>
      </w:r>
      <w:r>
        <w:t>является решение следующих задач:</w:t>
      </w:r>
    </w:p>
    <w:p w14:paraId="18BE5711" w14:textId="77777777" w:rsidR="00F12795" w:rsidRDefault="00F12795" w:rsidP="00FC0056">
      <w:pPr>
        <w:pStyle w:val="3N"/>
        <w:numPr>
          <w:ilvl w:val="0"/>
          <w:numId w:val="2"/>
        </w:numPr>
      </w:pPr>
      <w:r>
        <w:t xml:space="preserve">Реализация </w:t>
      </w:r>
      <w:r w:rsidR="00203DD3">
        <w:t xml:space="preserve">дополнительных </w:t>
      </w:r>
      <w:r>
        <w:t xml:space="preserve">специфических </w:t>
      </w:r>
      <w:r w:rsidR="00C66F31">
        <w:t xml:space="preserve">пользовательских </w:t>
      </w:r>
      <w:r>
        <w:t xml:space="preserve">ролей </w:t>
      </w:r>
      <w:r w:rsidR="00203DD3">
        <w:rPr>
          <w:lang w:val="en-US"/>
        </w:rPr>
        <w:t>Charge</w:t>
      </w:r>
      <w:r w:rsidR="00203DD3" w:rsidRPr="00203DD3">
        <w:t>;</w:t>
      </w:r>
    </w:p>
    <w:p w14:paraId="591EDF5F" w14:textId="77777777" w:rsidR="00F12795" w:rsidRPr="006F2ED1" w:rsidRDefault="00F12795" w:rsidP="00FC0056">
      <w:pPr>
        <w:pStyle w:val="3N"/>
        <w:numPr>
          <w:ilvl w:val="0"/>
          <w:numId w:val="2"/>
        </w:numPr>
      </w:pPr>
      <w:r>
        <w:t xml:space="preserve">Реализация </w:t>
      </w:r>
      <w:r w:rsidR="009D32E1">
        <w:t xml:space="preserve">дополнительных </w:t>
      </w:r>
      <w:r>
        <w:t>специфич</w:t>
      </w:r>
      <w:r w:rsidR="007A037E">
        <w:t xml:space="preserve">ных </w:t>
      </w:r>
      <w:r>
        <w:t xml:space="preserve">для области зарядки электромобилей функций и </w:t>
      </w:r>
      <w:r w:rsidR="00203DD3">
        <w:t xml:space="preserve">специальных </w:t>
      </w:r>
      <w:r>
        <w:t xml:space="preserve">страниц </w:t>
      </w:r>
      <w:r>
        <w:rPr>
          <w:lang w:val="en-US"/>
        </w:rPr>
        <w:t>web</w:t>
      </w:r>
      <w:r w:rsidRPr="00F12795">
        <w:t>-</w:t>
      </w:r>
      <w:r>
        <w:t>интерфейса</w:t>
      </w:r>
      <w:r w:rsidR="00203DD3">
        <w:t xml:space="preserve"> (автоматизированных рабочих мест)</w:t>
      </w:r>
      <w:r w:rsidR="006F2ED1" w:rsidRPr="006F2ED1">
        <w:t>;</w:t>
      </w:r>
    </w:p>
    <w:p w14:paraId="106C2232" w14:textId="77777777" w:rsidR="006F2ED1" w:rsidRDefault="006F2ED1" w:rsidP="00FC0056">
      <w:pPr>
        <w:pStyle w:val="3N"/>
        <w:numPr>
          <w:ilvl w:val="0"/>
          <w:numId w:val="2"/>
        </w:numPr>
      </w:pPr>
      <w:r>
        <w:t xml:space="preserve">Реализация </w:t>
      </w:r>
      <w:r w:rsidR="009D32E1">
        <w:t xml:space="preserve">дополнительных </w:t>
      </w:r>
      <w:r>
        <w:t>специфических драйверов для работы на рынке зарядки электромобилей (</w:t>
      </w:r>
      <w:r>
        <w:rPr>
          <w:lang w:val="en-US"/>
        </w:rPr>
        <w:t>OCPP</w:t>
      </w:r>
      <w:r>
        <w:t xml:space="preserve"> 2.x, </w:t>
      </w:r>
      <w:r>
        <w:rPr>
          <w:lang w:val="en-US"/>
        </w:rPr>
        <w:t>OCPI</w:t>
      </w:r>
      <w:r w:rsidRPr="006F2ED1">
        <w:t xml:space="preserve"> 2.</w:t>
      </w:r>
      <w:r>
        <w:rPr>
          <w:lang w:val="en-US"/>
        </w:rPr>
        <w:t>x</w:t>
      </w:r>
      <w:r>
        <w:t>).</w:t>
      </w:r>
    </w:p>
    <w:p w14:paraId="1F68941C" w14:textId="77777777" w:rsidR="00E62CB7" w:rsidRDefault="00E62CB7" w:rsidP="00E62CB7">
      <w:pPr>
        <w:pStyle w:val="13"/>
      </w:pPr>
      <w:bookmarkStart w:id="9" w:name="_Toc159227955"/>
      <w:bookmarkStart w:id="10" w:name="_Toc168993440"/>
      <w:r>
        <w:lastRenderedPageBreak/>
        <w:t>Характеристика объекта внедрения</w:t>
      </w:r>
      <w:bookmarkEnd w:id="9"/>
      <w:bookmarkEnd w:id="10"/>
    </w:p>
    <w:p w14:paraId="0A06B5A4" w14:textId="77777777" w:rsidR="00E62CB7" w:rsidRDefault="00E62CB7" w:rsidP="00E62CB7">
      <w:pPr>
        <w:pStyle w:val="21"/>
        <w:rPr>
          <w:rFonts w:ascii="Quattrocento Sans" w:eastAsia="Quattrocento Sans" w:hAnsi="Quattrocento Sans" w:cs="Quattrocento Sans"/>
        </w:rPr>
      </w:pPr>
      <w:r>
        <w:t xml:space="preserve">Объектами внедрения разрабатываемого модуля </w:t>
      </w:r>
      <w:r>
        <w:rPr>
          <w:lang w:val="en-US"/>
        </w:rPr>
        <w:t>Charge</w:t>
      </w:r>
      <w:r>
        <w:t xml:space="preserve"> являются зарядные станции для электромобилей производства компании АО «ДКС».</w:t>
      </w:r>
    </w:p>
    <w:p w14:paraId="3E730249" w14:textId="77777777" w:rsidR="00E62CB7" w:rsidRDefault="00E62CB7" w:rsidP="00E62CB7">
      <w:pPr>
        <w:pStyle w:val="2"/>
      </w:pPr>
      <w:bookmarkStart w:id="11" w:name="_Toc134188812"/>
      <w:bookmarkStart w:id="12" w:name="_Toc159227956"/>
      <w:bookmarkStart w:id="13" w:name="_Toc168993441"/>
      <w:r>
        <w:rPr>
          <w:rStyle w:val="22"/>
          <w:b/>
        </w:rPr>
        <w:t>Зарядная станция EOS</w:t>
      </w:r>
      <w:bookmarkEnd w:id="11"/>
      <w:r>
        <w:t xml:space="preserve"> </w:t>
      </w:r>
      <w:proofErr w:type="spellStart"/>
      <w:r>
        <w:t>Charge</w:t>
      </w:r>
      <w:bookmarkEnd w:id="12"/>
      <w:bookmarkEnd w:id="13"/>
      <w:proofErr w:type="spellEnd"/>
    </w:p>
    <w:p w14:paraId="5D2B7CB7" w14:textId="77777777" w:rsidR="00E62CB7" w:rsidRDefault="00DD3E14" w:rsidP="00E62CB7">
      <w:pPr>
        <w:pStyle w:val="21"/>
        <w:rPr>
          <w:rFonts w:ascii="Quattrocento Sans" w:eastAsia="Quattrocento Sans" w:hAnsi="Quattrocento Sans" w:cs="Quattrocento Sans"/>
        </w:rPr>
      </w:pPr>
      <w:r w:rsidRPr="00DD3E14">
        <w:t xml:space="preserve">Интеграция с устройствами «Зарядная станция для электромобилей EOS </w:t>
      </w:r>
      <w:proofErr w:type="spellStart"/>
      <w:r w:rsidRPr="00DD3E14">
        <w:t>Charge</w:t>
      </w:r>
      <w:proofErr w:type="spellEnd"/>
      <w:r w:rsidRPr="00DD3E14">
        <w:t xml:space="preserve"> (EC22CCOMS, EC22CMETS, EC22CMIDS, EC22CPLUSS, EC22SCOMS, EC22SMETS, EC22SMIDS, EC22SPLUSS, EC7CCOMS, EC7CMETS, EC7CMIDS, EC7CPLUSS, EC7SCOMS, EC7SMETS, EC7SMIDS, EC7SPLUSS, EC22CCOMR, EC22CMETR, EC22CMIDR, EC22CPLUSR, EC22SCOMR, EC22SMETR, EC22SMIDR, EC22SPLUSR, EC7CCOMR, EC7CMETR, EC7CMIDR, EC7CPLUSR, EC7SCOMR, EC7SMETR, EC7SMIDR, EC7SPLUSR, EC22CCOMA, EC22CMETA, EC22CMIDA, EC22CPLUSA, EC22SCOMA, EC22SMETA, EC22SMIDA, EC22SPLUSA, EC7CCOMA, EC7CMETA, EC7CMIDA, EC7CPLUSA, EC7SCOMA, E</w:t>
      </w:r>
      <w:r>
        <w:t>C7SMETA, EC7SMIDA, EC7SPLUSA)»</w:t>
      </w:r>
      <w:r w:rsidRPr="00DD3E14">
        <w:t xml:space="preserve"> будет осуществляться с использованием следующих протоколов передачи данных:</w:t>
      </w:r>
      <w:r w:rsidR="00E62CB7">
        <w:rPr>
          <w:rFonts w:ascii="Quattrocento Sans" w:eastAsia="Quattrocento Sans" w:hAnsi="Quattrocento Sans" w:cs="Quattrocento Sans"/>
        </w:rPr>
        <w:t>:</w:t>
      </w:r>
    </w:p>
    <w:p w14:paraId="685C5C48" w14:textId="77777777" w:rsidR="00E62CB7" w:rsidRDefault="00E62CB7" w:rsidP="00E62CB7">
      <w:pPr>
        <w:pStyle w:val="40"/>
      </w:pPr>
      <w:r>
        <w:t>MQTT;</w:t>
      </w:r>
    </w:p>
    <w:p w14:paraId="3A4D3443" w14:textId="77777777" w:rsidR="00E62CB7" w:rsidRDefault="00E62CB7" w:rsidP="00E62CB7">
      <w:pPr>
        <w:pStyle w:val="40"/>
      </w:pPr>
      <w:r>
        <w:t>OCPP 1.</w:t>
      </w:r>
      <w:r>
        <w:rPr>
          <w:lang w:val="en-US"/>
        </w:rPr>
        <w:t>6J</w:t>
      </w:r>
      <w:r>
        <w:t>;</w:t>
      </w:r>
    </w:p>
    <w:p w14:paraId="3EDABCB7" w14:textId="77777777" w:rsidR="006F2ED1" w:rsidRPr="006F2ED1" w:rsidRDefault="006F2ED1" w:rsidP="006F2ED1">
      <w:pPr>
        <w:pStyle w:val="40"/>
      </w:pPr>
      <w:proofErr w:type="spellStart"/>
      <w:r>
        <w:t>Modbus</w:t>
      </w:r>
      <w:proofErr w:type="spellEnd"/>
      <w:r>
        <w:t xml:space="preserve"> TCP</w:t>
      </w:r>
      <w:r>
        <w:rPr>
          <w:lang w:val="en-US"/>
        </w:rPr>
        <w:t>;</w:t>
      </w:r>
    </w:p>
    <w:p w14:paraId="6886922B" w14:textId="77777777" w:rsidR="006F2ED1" w:rsidRPr="006F2ED1" w:rsidRDefault="001C0410" w:rsidP="006F2ED1">
      <w:pPr>
        <w:pStyle w:val="40"/>
        <w:numPr>
          <w:ilvl w:val="0"/>
          <w:numId w:val="0"/>
        </w:numPr>
      </w:pPr>
      <w:r>
        <w:t>Д</w:t>
      </w:r>
      <w:r w:rsidR="006F2ED1">
        <w:t xml:space="preserve">ля подключения </w:t>
      </w:r>
      <w:r>
        <w:t xml:space="preserve">к системам игроков рынка зарядки электромобилей </w:t>
      </w:r>
      <w:r w:rsidR="006F2ED1">
        <w:t xml:space="preserve">платформы </w:t>
      </w:r>
      <w:r>
        <w:t xml:space="preserve">и (опосредованно через платформу) </w:t>
      </w:r>
      <w:r w:rsidR="006F2ED1">
        <w:t>зарядных станций</w:t>
      </w:r>
      <w:r w:rsidR="00222BED">
        <w:t xml:space="preserve"> реализуются протоколы</w:t>
      </w:r>
      <w:r w:rsidR="006F2ED1">
        <w:t>:</w:t>
      </w:r>
    </w:p>
    <w:p w14:paraId="0DA265B9" w14:textId="77777777" w:rsidR="00E62CB7" w:rsidRDefault="00E62CB7" w:rsidP="00E62CB7">
      <w:pPr>
        <w:pStyle w:val="40"/>
      </w:pPr>
      <w:r>
        <w:t>OCPP 2.</w:t>
      </w:r>
      <w:r>
        <w:rPr>
          <w:lang w:val="en-US"/>
        </w:rPr>
        <w:t>01</w:t>
      </w:r>
      <w:r>
        <w:t>;</w:t>
      </w:r>
    </w:p>
    <w:p w14:paraId="2A25257A" w14:textId="77777777" w:rsidR="00E62CB7" w:rsidRDefault="00E62CB7" w:rsidP="00E62CB7">
      <w:pPr>
        <w:pStyle w:val="40"/>
      </w:pPr>
      <w:r w:rsidRPr="008F6BEF">
        <w:t>OCPI</w:t>
      </w:r>
      <w:r w:rsidR="006F2ED1">
        <w:t xml:space="preserve"> 2.2.1</w:t>
      </w:r>
    </w:p>
    <w:p w14:paraId="6E1B86CB" w14:textId="77777777" w:rsidR="00E62CB7" w:rsidRDefault="00E62CB7" w:rsidP="00E62CB7">
      <w:pPr>
        <w:pStyle w:val="21"/>
        <w:rPr>
          <w:rFonts w:ascii="Quattrocento Sans" w:eastAsia="Quattrocento Sans" w:hAnsi="Quattrocento Sans" w:cs="Quattrocento Sans"/>
        </w:rPr>
      </w:pPr>
      <w:r>
        <w:t>Передаваемые параметры:</w:t>
      </w:r>
    </w:p>
    <w:p w14:paraId="310F12E8" w14:textId="77777777" w:rsidR="00E62CB7" w:rsidRDefault="00E62CB7" w:rsidP="00E62CB7">
      <w:pPr>
        <w:pStyle w:val="21"/>
      </w:pPr>
      <w:r>
        <w:t xml:space="preserve">Перечень сигналов, которыми может обмениваться устройство «Зарядная станция для электромобилей </w:t>
      </w:r>
      <w:r w:rsidR="00DD3E14">
        <w:rPr>
          <w:lang w:val="en-US"/>
        </w:rPr>
        <w:t>EOS</w:t>
      </w:r>
      <w:r w:rsidR="00DD3E14" w:rsidRPr="00C756CC">
        <w:t xml:space="preserve"> </w:t>
      </w:r>
      <w:r w:rsidR="00DD3E14">
        <w:rPr>
          <w:lang w:val="en-US"/>
        </w:rPr>
        <w:t>Charge</w:t>
      </w:r>
      <w:r>
        <w:t>», указан в Приложении 3.</w:t>
      </w:r>
    </w:p>
    <w:p w14:paraId="2A551D2F" w14:textId="77777777" w:rsidR="00E62CB7" w:rsidRDefault="00E62CB7" w:rsidP="00E62CB7">
      <w:pPr>
        <w:pStyle w:val="21"/>
      </w:pPr>
      <w:r w:rsidRPr="009769C9">
        <w:t xml:space="preserve">В графическом виде планируется отображать исторические значения </w:t>
      </w:r>
      <w:r>
        <w:t>всех возможных</w:t>
      </w:r>
      <w:r w:rsidRPr="009769C9">
        <w:t xml:space="preserve"> параме</w:t>
      </w:r>
      <w:r>
        <w:t>тров (в зависимости от времени).</w:t>
      </w:r>
    </w:p>
    <w:p w14:paraId="1E4D51D1" w14:textId="77777777" w:rsidR="00470A8F" w:rsidRDefault="00470A8F" w:rsidP="00470A8F">
      <w:pPr>
        <w:pStyle w:val="13"/>
      </w:pPr>
      <w:bookmarkStart w:id="14" w:name="_Toc168993442"/>
      <w:r>
        <w:lastRenderedPageBreak/>
        <w:t>Очередность разработки</w:t>
      </w:r>
      <w:bookmarkEnd w:id="14"/>
    </w:p>
    <w:p w14:paraId="17488C2E" w14:textId="77777777" w:rsidR="0024339A" w:rsidRDefault="0024339A" w:rsidP="0024339A">
      <w:pPr>
        <w:pStyle w:val="21"/>
        <w:jc w:val="left"/>
      </w:pPr>
      <w:r>
        <w:t>Разработка разбита на этапы:</w:t>
      </w:r>
    </w:p>
    <w:p w14:paraId="55367E9A" w14:textId="5589D3D5" w:rsidR="004E3E76" w:rsidRDefault="004E3E76" w:rsidP="00FC0056">
      <w:pPr>
        <w:pStyle w:val="21"/>
        <w:numPr>
          <w:ilvl w:val="3"/>
          <w:numId w:val="2"/>
        </w:numPr>
        <w:ind w:left="709"/>
        <w:jc w:val="left"/>
      </w:pPr>
      <w:r>
        <w:t xml:space="preserve">Формирование Системы в полном объеме с механизмами масштабирования, резервирования и </w:t>
      </w:r>
      <w:r w:rsidR="003D4500">
        <w:t>отказоустойчивости</w:t>
      </w:r>
      <w:r>
        <w:t xml:space="preserve">, способами развертывания и т.п. </w:t>
      </w:r>
    </w:p>
    <w:p w14:paraId="26A3B523" w14:textId="77777777" w:rsidR="00BD4834" w:rsidRDefault="0024339A" w:rsidP="004E3E76">
      <w:pPr>
        <w:pStyle w:val="21"/>
        <w:ind w:left="709" w:firstLine="0"/>
        <w:jc w:val="left"/>
      </w:pPr>
      <w:r>
        <w:t xml:space="preserve">Доработка архитектуры </w:t>
      </w:r>
      <w:r>
        <w:rPr>
          <w:lang w:val="en-US"/>
        </w:rPr>
        <w:t>MVP</w:t>
      </w:r>
      <w:r w:rsidRPr="0024339A">
        <w:t xml:space="preserve"> </w:t>
      </w:r>
      <w:r>
        <w:t>до архитектуры Платформы</w:t>
      </w:r>
      <w:r w:rsidR="005F6FDA">
        <w:t xml:space="preserve"> </w:t>
      </w:r>
      <w:r w:rsidR="004E3E76">
        <w:t xml:space="preserve">и формирование </w:t>
      </w:r>
      <w:r w:rsidR="005F6FDA">
        <w:t>в минимально возможном для запуска виде</w:t>
      </w:r>
      <w:r w:rsidR="004E3E76">
        <w:t xml:space="preserve"> для тестирования механизма развертывания</w:t>
      </w:r>
      <w:r w:rsidR="005F6FDA">
        <w:t xml:space="preserve"> и запуск</w:t>
      </w:r>
      <w:r w:rsidR="004E3E76">
        <w:t>а</w:t>
      </w:r>
      <w:r w:rsidR="005F6FDA">
        <w:t xml:space="preserve"> на тестовом окружении для фокус-групп.</w:t>
      </w:r>
    </w:p>
    <w:p w14:paraId="7168B55C" w14:textId="77777777" w:rsidR="005F6FDA" w:rsidRDefault="005F6FDA" w:rsidP="00FC0056">
      <w:pPr>
        <w:pStyle w:val="21"/>
        <w:numPr>
          <w:ilvl w:val="3"/>
          <w:numId w:val="2"/>
        </w:numPr>
        <w:ind w:left="709"/>
        <w:jc w:val="left"/>
      </w:pPr>
      <w:r>
        <w:t xml:space="preserve">Доработка и усовершенствование </w:t>
      </w:r>
      <w:r w:rsidR="00BD4834">
        <w:t>работы с зарядными станциями в рамках функционала Платформы (драйверы подключения оборудования к платформе), реализация панели оперативного управления устройством</w:t>
      </w:r>
      <w:r w:rsidR="004E3E76">
        <w:t xml:space="preserve">, реализация </w:t>
      </w:r>
      <w:proofErr w:type="spellStart"/>
      <w:r w:rsidR="004E3E76">
        <w:rPr>
          <w:lang w:val="en-US"/>
        </w:rPr>
        <w:t>Wizarda</w:t>
      </w:r>
      <w:proofErr w:type="spellEnd"/>
      <w:r w:rsidR="004E3E76" w:rsidRPr="004E3E76">
        <w:t xml:space="preserve"> </w:t>
      </w:r>
      <w:r w:rsidR="004E3E76">
        <w:t>для зарядной станции</w:t>
      </w:r>
      <w:r w:rsidR="00BD4834">
        <w:t>.</w:t>
      </w:r>
    </w:p>
    <w:p w14:paraId="59028CB9" w14:textId="77777777" w:rsidR="00BD4834" w:rsidRPr="00BD4834" w:rsidRDefault="00BD4834" w:rsidP="00FC0056">
      <w:pPr>
        <w:pStyle w:val="21"/>
        <w:numPr>
          <w:ilvl w:val="3"/>
          <w:numId w:val="2"/>
        </w:numPr>
        <w:ind w:left="709"/>
        <w:jc w:val="left"/>
      </w:pPr>
      <w:r>
        <w:t xml:space="preserve">Разработка функционала модуля </w:t>
      </w:r>
      <w:r>
        <w:rPr>
          <w:lang w:val="en-US"/>
        </w:rPr>
        <w:t>Charge</w:t>
      </w:r>
    </w:p>
    <w:p w14:paraId="51DD6A40" w14:textId="77777777" w:rsidR="00BD4834" w:rsidRPr="00752C61" w:rsidRDefault="00BD4834" w:rsidP="00FC0056">
      <w:pPr>
        <w:pStyle w:val="21"/>
        <w:numPr>
          <w:ilvl w:val="3"/>
          <w:numId w:val="2"/>
        </w:numPr>
        <w:ind w:left="709"/>
        <w:jc w:val="left"/>
      </w:pPr>
      <w:r>
        <w:t xml:space="preserve">Разработка драйверов для </w:t>
      </w:r>
      <w:proofErr w:type="spellStart"/>
      <w:r>
        <w:t>проксированного</w:t>
      </w:r>
      <w:proofErr w:type="spellEnd"/>
      <w:r>
        <w:t xml:space="preserve"> доступа </w:t>
      </w:r>
      <w:r>
        <w:rPr>
          <w:lang w:val="en-US"/>
        </w:rPr>
        <w:t>eMSP</w:t>
      </w:r>
      <w:r w:rsidRPr="00BD4834">
        <w:t xml:space="preserve"> </w:t>
      </w:r>
      <w:r>
        <w:t xml:space="preserve">к зарядным станциям и доработка функционала работы станции с </w:t>
      </w:r>
      <w:r>
        <w:rPr>
          <w:lang w:val="en-US"/>
        </w:rPr>
        <w:t>eMSP</w:t>
      </w:r>
      <w:r>
        <w:t xml:space="preserve">. </w:t>
      </w:r>
    </w:p>
    <w:p w14:paraId="3641F94F" w14:textId="77777777" w:rsidR="00222BED" w:rsidRPr="005B7A9E" w:rsidRDefault="00222BED" w:rsidP="005B7A9E">
      <w:pPr>
        <w:pStyle w:val="13"/>
      </w:pPr>
      <w:bookmarkStart w:id="15" w:name="_Toc168993443"/>
      <w:bookmarkStart w:id="16" w:name="_Toc159227957"/>
      <w:r w:rsidRPr="005B7A9E">
        <w:lastRenderedPageBreak/>
        <w:t xml:space="preserve">Основные функциональные требования к </w:t>
      </w:r>
      <w:r w:rsidR="005B7A9E">
        <w:t>Платформе</w:t>
      </w:r>
      <w:bookmarkEnd w:id="15"/>
      <w:r w:rsidRPr="005B7A9E">
        <w:t xml:space="preserve"> </w:t>
      </w:r>
      <w:bookmarkEnd w:id="16"/>
    </w:p>
    <w:p w14:paraId="1C06204C" w14:textId="77777777" w:rsidR="00D563C9" w:rsidRPr="005B7A9E" w:rsidRDefault="00D563C9" w:rsidP="00D6076C">
      <w:pPr>
        <w:pStyle w:val="2"/>
      </w:pPr>
      <w:bookmarkStart w:id="17" w:name="_Toc159227958"/>
      <w:bookmarkStart w:id="18" w:name="_Toc168993444"/>
      <w:r w:rsidRPr="005B7A9E">
        <w:t xml:space="preserve">Требования к </w:t>
      </w:r>
      <w:r w:rsidR="00210A25" w:rsidRPr="005B7A9E">
        <w:t>а</w:t>
      </w:r>
      <w:r w:rsidRPr="005B7A9E">
        <w:t xml:space="preserve">рхитектуре </w:t>
      </w:r>
      <w:bookmarkEnd w:id="17"/>
      <w:r w:rsidR="005B7A9E" w:rsidRPr="005B7A9E">
        <w:t>Платформы</w:t>
      </w:r>
      <w:bookmarkEnd w:id="18"/>
    </w:p>
    <w:p w14:paraId="3211B9DC" w14:textId="77777777" w:rsidR="00EA441B" w:rsidRDefault="00DB7B6B" w:rsidP="00EA441B">
      <w:pPr>
        <w:pStyle w:val="21"/>
      </w:pPr>
      <w:r w:rsidRPr="00DB7B6B">
        <w:rPr>
          <w:b/>
        </w:rPr>
        <w:t>Модульность.</w:t>
      </w:r>
      <w:r>
        <w:rPr>
          <w:b/>
        </w:rPr>
        <w:t xml:space="preserve"> </w:t>
      </w:r>
      <w:r w:rsidR="005B7A9E" w:rsidRPr="005B7A9E">
        <w:t>Архитектура Платформы</w:t>
      </w:r>
      <w:r w:rsidR="005B7A9E">
        <w:t xml:space="preserve"> должна предусматривать </w:t>
      </w:r>
      <w:r w:rsidR="00D6076C">
        <w:t>возможность разработки и эксплуатации Платформы как законченного независимого продукта.</w:t>
      </w:r>
      <w:r w:rsidR="00126E68">
        <w:t xml:space="preserve"> </w:t>
      </w:r>
      <w:r w:rsidR="00D6076C">
        <w:t xml:space="preserve">Архитектура Платформы должна допускать подключение модулей, </w:t>
      </w:r>
      <w:r w:rsidR="00EA441B">
        <w:t xml:space="preserve">реализующих дополнительные </w:t>
      </w:r>
      <w:r w:rsidR="00D6076C">
        <w:t>функци</w:t>
      </w:r>
      <w:r w:rsidR="00EA441B">
        <w:t>и</w:t>
      </w:r>
      <w:r w:rsidR="00D6076C">
        <w:t xml:space="preserve"> для отраслевых решений. Разделение на базовую платформу и модули должно упрощать разработку, отладку, развертывание Системы.</w:t>
      </w:r>
    </w:p>
    <w:p w14:paraId="6D13F3E0" w14:textId="77777777" w:rsidR="00695A8A" w:rsidRDefault="00695A8A" w:rsidP="00DB7B6B">
      <w:pPr>
        <w:pStyle w:val="2"/>
      </w:pPr>
      <w:bookmarkStart w:id="19" w:name="_Toc168993445"/>
      <w:r>
        <w:t>Абстракции</w:t>
      </w:r>
      <w:r w:rsidR="00470A8F">
        <w:t xml:space="preserve"> и объекты</w:t>
      </w:r>
      <w:r w:rsidR="00DB7B6B">
        <w:t xml:space="preserve"> платформы</w:t>
      </w:r>
      <w:bookmarkEnd w:id="19"/>
    </w:p>
    <w:p w14:paraId="317FD91A" w14:textId="77777777" w:rsidR="00126E68" w:rsidRDefault="00265C0B" w:rsidP="00EA441B">
      <w:pPr>
        <w:pStyle w:val="21"/>
      </w:pPr>
      <w:r>
        <w:t>Перечень</w:t>
      </w:r>
      <w:r w:rsidR="006011FB">
        <w:t xml:space="preserve"> наиболее крупных абстракци</w:t>
      </w:r>
      <w:r>
        <w:t>й платформы</w:t>
      </w:r>
      <w:r w:rsidRPr="00265C0B">
        <w:t xml:space="preserve"> (включая</w:t>
      </w:r>
      <w:r>
        <w:t>, но не ограничиваясь)</w:t>
      </w:r>
      <w:r w:rsidR="00CC490E">
        <w:t xml:space="preserve"> для понимания ФТТ</w:t>
      </w:r>
      <w:r w:rsidR="006011FB">
        <w:t>:</w:t>
      </w:r>
    </w:p>
    <w:p w14:paraId="10B896AF" w14:textId="77777777" w:rsidR="00DB7B6B" w:rsidRPr="0017086B" w:rsidRDefault="00DB7B6B" w:rsidP="0017086B">
      <w:pPr>
        <w:pStyle w:val="3"/>
      </w:pPr>
      <w:bookmarkStart w:id="20" w:name="_Toc168993446"/>
      <w:r w:rsidRPr="0017086B">
        <w:t>П</w:t>
      </w:r>
      <w:r w:rsidR="00207C78">
        <w:t>ространство. Функции и свойства.</w:t>
      </w:r>
      <w:bookmarkEnd w:id="20"/>
    </w:p>
    <w:p w14:paraId="1479820E" w14:textId="77777777" w:rsidR="006011FB" w:rsidRPr="006011FB" w:rsidRDefault="00207C78" w:rsidP="00DB7B6B">
      <w:pPr>
        <w:pStyle w:val="21"/>
      </w:pPr>
      <w:r w:rsidRPr="005F6FDA">
        <w:rPr>
          <w:b/>
        </w:rPr>
        <w:t>Пространство</w:t>
      </w:r>
      <w:r>
        <w:t xml:space="preserve"> - э</w:t>
      </w:r>
      <w:r w:rsidR="00DB7B6B">
        <w:t xml:space="preserve">то </w:t>
      </w:r>
      <w:r w:rsidR="006011FB">
        <w:t>наиболее круп</w:t>
      </w:r>
      <w:r>
        <w:t>ная «корневая» сущность системы</w:t>
      </w:r>
      <w:r w:rsidR="006011FB">
        <w:t>, олицетворяющ</w:t>
      </w:r>
      <w:r>
        <w:t>ая</w:t>
      </w:r>
      <w:r w:rsidR="006011FB">
        <w:t xml:space="preserve"> собой </w:t>
      </w:r>
      <w:r w:rsidR="00CC490E">
        <w:t xml:space="preserve">домохозяйство, </w:t>
      </w:r>
      <w:r w:rsidR="006011FB">
        <w:t>предприятие или организацию, котор</w:t>
      </w:r>
      <w:r>
        <w:t>ой принадлежит оборудование.</w:t>
      </w:r>
    </w:p>
    <w:p w14:paraId="147F1BB2" w14:textId="77777777" w:rsidR="0017086B" w:rsidRDefault="00DB7B6B" w:rsidP="00DB7B6B">
      <w:pPr>
        <w:pStyle w:val="21"/>
      </w:pPr>
      <w:r w:rsidRPr="00D23243">
        <w:rPr>
          <w:b/>
        </w:rPr>
        <w:t>Список пользователей</w:t>
      </w:r>
      <w:r w:rsidRPr="00921503">
        <w:t xml:space="preserve"> </w:t>
      </w:r>
      <w:r w:rsidRPr="00574745">
        <w:rPr>
          <w:b/>
        </w:rPr>
        <w:t>и их ролей</w:t>
      </w:r>
      <w:r>
        <w:t xml:space="preserve"> в пространстве формируется Мастером пространства. </w:t>
      </w:r>
      <w:r w:rsidR="00207C78">
        <w:t>Одному пользователю для комбинирования прав может быть присвоено несколько ролей.</w:t>
      </w:r>
    </w:p>
    <w:p w14:paraId="6B562F83" w14:textId="77777777" w:rsidR="00DB7B6B" w:rsidRPr="00921503" w:rsidRDefault="0017086B" w:rsidP="00DB7B6B">
      <w:pPr>
        <w:pStyle w:val="21"/>
      </w:pPr>
      <w:r w:rsidRPr="0017086B">
        <w:rPr>
          <w:b/>
        </w:rPr>
        <w:t>Статус</w:t>
      </w:r>
      <w:r>
        <w:rPr>
          <w:b/>
        </w:rPr>
        <w:t>.</w:t>
      </w:r>
      <w:r>
        <w:t xml:space="preserve"> </w:t>
      </w:r>
      <w:r w:rsidR="00DB7B6B">
        <w:t xml:space="preserve">Кроме роли в пространстве пользователю присваивается </w:t>
      </w:r>
      <w:r w:rsidR="00DB7B6B" w:rsidRPr="0017086B">
        <w:t>статус</w:t>
      </w:r>
      <w:r w:rsidR="00DB7B6B">
        <w:t xml:space="preserve"> «Активен | Наблюдатель | Отключен».</w:t>
      </w:r>
    </w:p>
    <w:p w14:paraId="6469A91A" w14:textId="77777777" w:rsidR="00DB7B6B" w:rsidRDefault="00DB7B6B" w:rsidP="00DB7B6B">
      <w:pPr>
        <w:pStyle w:val="21"/>
        <w:rPr>
          <w:b/>
        </w:rPr>
      </w:pPr>
      <w:r>
        <w:rPr>
          <w:b/>
        </w:rPr>
        <w:t xml:space="preserve">Приглашение в пространство – </w:t>
      </w:r>
      <w:r w:rsidRPr="004E1387">
        <w:t>это</w:t>
      </w:r>
      <w:r>
        <w:rPr>
          <w:b/>
        </w:rPr>
        <w:t xml:space="preserve"> </w:t>
      </w:r>
      <w:r w:rsidRPr="0044336B">
        <w:t xml:space="preserve">защита от </w:t>
      </w:r>
      <w:r>
        <w:t xml:space="preserve">несанкционированного </w:t>
      </w:r>
      <w:r w:rsidRPr="0044336B">
        <w:t>коллекционирования персональных данных пользовател</w:t>
      </w:r>
      <w:r>
        <w:t>ей</w:t>
      </w:r>
      <w:r w:rsidRPr="0044336B">
        <w:t xml:space="preserve"> платформы</w:t>
      </w:r>
      <w:r>
        <w:t xml:space="preserve"> происходит путем приглашения, реализация приглашения прорабатывается на этапе ТЗ.</w:t>
      </w:r>
    </w:p>
    <w:p w14:paraId="448935AB" w14:textId="77777777" w:rsidR="00DB7B6B" w:rsidRDefault="00DB7B6B" w:rsidP="00DB7B6B">
      <w:pPr>
        <w:pStyle w:val="21"/>
      </w:pPr>
      <w:r w:rsidRPr="0014006D">
        <w:rPr>
          <w:b/>
        </w:rPr>
        <w:t>Выход из пространства</w:t>
      </w:r>
      <w:r>
        <w:rPr>
          <w:b/>
        </w:rPr>
        <w:t xml:space="preserve"> </w:t>
      </w:r>
      <w:r w:rsidRPr="0014006D">
        <w:t>приг</w:t>
      </w:r>
      <w:r>
        <w:t>лашенный в него пользователь может выполнить самостоятельно.</w:t>
      </w:r>
    </w:p>
    <w:p w14:paraId="5EDCB830" w14:textId="77777777" w:rsidR="00DB7B6B" w:rsidRPr="00E13652" w:rsidRDefault="00DB7B6B" w:rsidP="00DB7B6B">
      <w:pPr>
        <w:pStyle w:val="21"/>
      </w:pPr>
      <w:r>
        <w:rPr>
          <w:b/>
        </w:rPr>
        <w:t xml:space="preserve">Группы </w:t>
      </w:r>
      <w:r w:rsidR="00207C78">
        <w:rPr>
          <w:b/>
        </w:rPr>
        <w:t xml:space="preserve">или теги </w:t>
      </w:r>
      <w:r>
        <w:rPr>
          <w:b/>
        </w:rPr>
        <w:t>польз</w:t>
      </w:r>
      <w:r w:rsidRPr="002B7CAB">
        <w:rPr>
          <w:b/>
        </w:rPr>
        <w:t>ователей</w:t>
      </w:r>
      <w:r>
        <w:rPr>
          <w:b/>
        </w:rPr>
        <w:t xml:space="preserve">. </w:t>
      </w:r>
      <w:r>
        <w:t xml:space="preserve">Мастер может создавать группы пользователей или присваивать им теги в контексте пространства с целью массового назначения тарифов или изменения </w:t>
      </w:r>
      <w:r w:rsidR="00D20899">
        <w:t>ролей,</w:t>
      </w:r>
      <w:r>
        <w:t xml:space="preserve"> или иных настроек.</w:t>
      </w:r>
    </w:p>
    <w:p w14:paraId="5492E5D3" w14:textId="77777777" w:rsidR="00DB7B6B" w:rsidRPr="00921503" w:rsidRDefault="00DB7B6B" w:rsidP="00DB7B6B">
      <w:pPr>
        <w:pStyle w:val="21"/>
      </w:pPr>
      <w:r w:rsidRPr="00574745">
        <w:rPr>
          <w:b/>
        </w:rPr>
        <w:t>Принадлежность пространства пользователю.</w:t>
      </w:r>
      <w:r>
        <w:t xml:space="preserve"> </w:t>
      </w:r>
      <w:r w:rsidRPr="00921503">
        <w:t xml:space="preserve">Пространство принадлежит одному создавшему его пользователю и наследует настройки платных функций из профиля пользователя. В момент создания пространства Мастером становится создавший его пользователь. </w:t>
      </w:r>
      <w:r w:rsidRPr="00921503">
        <w:rPr>
          <w:b/>
        </w:rPr>
        <w:t>Создатель –</w:t>
      </w:r>
      <w:r>
        <w:rPr>
          <w:b/>
        </w:rPr>
        <w:t xml:space="preserve"> это</w:t>
      </w:r>
      <w:r w:rsidRPr="00921503">
        <w:rPr>
          <w:b/>
        </w:rPr>
        <w:t xml:space="preserve"> свойство пространства, это не роль</w:t>
      </w:r>
      <w:r>
        <w:rPr>
          <w:b/>
        </w:rPr>
        <w:t xml:space="preserve"> в пространстве</w:t>
      </w:r>
      <w:r w:rsidRPr="00921503">
        <w:rPr>
          <w:b/>
        </w:rPr>
        <w:t>.</w:t>
      </w:r>
      <w:r w:rsidRPr="00921503">
        <w:t xml:space="preserve"> Создателя пространства может поменять только </w:t>
      </w:r>
      <w:proofErr w:type="spellStart"/>
      <w:r w:rsidRPr="00921503">
        <w:t>СуперАдминистратор</w:t>
      </w:r>
      <w:proofErr w:type="spellEnd"/>
      <w:r>
        <w:t xml:space="preserve"> в исключительных случаях</w:t>
      </w:r>
      <w:r w:rsidRPr="00921503">
        <w:t xml:space="preserve">. </w:t>
      </w:r>
    </w:p>
    <w:p w14:paraId="2287A812" w14:textId="77777777" w:rsidR="00DB7B6B" w:rsidRPr="00CE1DAA" w:rsidRDefault="00DB7B6B" w:rsidP="00DB7B6B">
      <w:pPr>
        <w:pStyle w:val="21"/>
      </w:pPr>
      <w:proofErr w:type="spellStart"/>
      <w:r w:rsidRPr="003B381C">
        <w:rPr>
          <w:b/>
        </w:rPr>
        <w:t>Кастомизация</w:t>
      </w:r>
      <w:proofErr w:type="spellEnd"/>
      <w:r w:rsidRPr="003B381C">
        <w:rPr>
          <w:b/>
        </w:rPr>
        <w:t xml:space="preserve"> внешнего вида</w:t>
      </w:r>
      <w:r>
        <w:t xml:space="preserve"> </w:t>
      </w:r>
      <w:r w:rsidRPr="00CE1DAA">
        <w:t>(</w:t>
      </w:r>
      <w:r>
        <w:t xml:space="preserve">задание </w:t>
      </w:r>
      <w:r w:rsidRPr="00CE1DAA">
        <w:t>цвета, логотип</w:t>
      </w:r>
      <w:r>
        <w:t>а</w:t>
      </w:r>
      <w:r w:rsidRPr="00CE1DAA">
        <w:t xml:space="preserve"> компании, шрифт</w:t>
      </w:r>
      <w:r>
        <w:t>ов</w:t>
      </w:r>
      <w:r w:rsidRPr="00CE1DAA">
        <w:t xml:space="preserve"> и проче</w:t>
      </w:r>
      <w:r>
        <w:t>го</w:t>
      </w:r>
      <w:r w:rsidRPr="00CE1DAA">
        <w:t xml:space="preserve"> оформлени</w:t>
      </w:r>
      <w:r>
        <w:t>я</w:t>
      </w:r>
      <w:r w:rsidRPr="00CE1DAA">
        <w:t xml:space="preserve"> согласно ТЗ)</w:t>
      </w:r>
      <w:r>
        <w:t xml:space="preserve"> </w:t>
      </w:r>
      <w:r>
        <w:rPr>
          <w:lang w:val="en-US"/>
        </w:rPr>
        <w:t>web</w:t>
      </w:r>
      <w:r w:rsidRPr="003B381C">
        <w:t>-</w:t>
      </w:r>
      <w:r>
        <w:t>интерфейса происходит на основе настроек, хранящихся в контексте пространства. При переключении активного пространства внешний вид интерфейса динамически изменяется</w:t>
      </w:r>
      <w:r w:rsidRPr="00CE1DAA">
        <w:t xml:space="preserve">. </w:t>
      </w:r>
    </w:p>
    <w:p w14:paraId="5149892E" w14:textId="77777777" w:rsidR="00F93022" w:rsidRPr="00F93022" w:rsidRDefault="00F93022" w:rsidP="00F93022">
      <w:pPr>
        <w:pStyle w:val="21"/>
        <w:rPr>
          <w:i/>
          <w:strike/>
        </w:rPr>
      </w:pPr>
      <w:r w:rsidRPr="00F93022">
        <w:rPr>
          <w:b/>
          <w:strike/>
        </w:rPr>
        <w:t xml:space="preserve">Виртуальный хост </w:t>
      </w:r>
      <w:r w:rsidRPr="00F93022">
        <w:rPr>
          <w:strike/>
        </w:rPr>
        <w:t>(самостоятельное доменное имя)</w:t>
      </w:r>
      <w:r w:rsidRPr="00F93022">
        <w:rPr>
          <w:b/>
          <w:strike/>
        </w:rPr>
        <w:t xml:space="preserve"> </w:t>
      </w:r>
      <w:r w:rsidRPr="00F93022">
        <w:rPr>
          <w:strike/>
        </w:rPr>
        <w:t xml:space="preserve">для прямого доступа может быть настроен для пространства. Настройка непосредственно </w:t>
      </w:r>
      <w:r w:rsidRPr="00F93022">
        <w:rPr>
          <w:strike/>
          <w:lang w:val="en-US"/>
        </w:rPr>
        <w:t>DNS</w:t>
      </w:r>
      <w:r w:rsidRPr="00F93022">
        <w:rPr>
          <w:strike/>
        </w:rPr>
        <w:t xml:space="preserve">, приобретение прав на доменное имя – ответственность пользователя, а платформа предоставляет данные для этого: </w:t>
      </w:r>
      <w:r w:rsidRPr="00F93022">
        <w:rPr>
          <w:strike/>
          <w:lang w:val="en-US"/>
        </w:rPr>
        <w:t>IP</w:t>
      </w:r>
      <w:r w:rsidRPr="00F93022">
        <w:rPr>
          <w:strike/>
        </w:rPr>
        <w:t xml:space="preserve"> адрес, на который должно указывать доменное имя, а если порт не стандартный, то и порт - для создания закладок и ярлыков для быстрого входа). </w:t>
      </w:r>
      <w:r w:rsidRPr="00F93022">
        <w:rPr>
          <w:i/>
          <w:strike/>
        </w:rPr>
        <w:t xml:space="preserve">Платформа обеспечивает автоматизированное получение/продление сертификата </w:t>
      </w:r>
      <w:proofErr w:type="spellStart"/>
      <w:r w:rsidRPr="00F93022">
        <w:rPr>
          <w:i/>
          <w:strike/>
          <w:lang w:val="en-US"/>
        </w:rPr>
        <w:t>Letsencrypt</w:t>
      </w:r>
      <w:proofErr w:type="spellEnd"/>
      <w:r w:rsidRPr="00F93022">
        <w:rPr>
          <w:i/>
          <w:strike/>
        </w:rPr>
        <w:t xml:space="preserve"> через </w:t>
      </w:r>
      <w:proofErr w:type="spellStart"/>
      <w:r w:rsidRPr="00F93022">
        <w:rPr>
          <w:i/>
          <w:strike/>
          <w:lang w:val="en-US"/>
        </w:rPr>
        <w:t>certbot</w:t>
      </w:r>
      <w:proofErr w:type="spellEnd"/>
      <w:r w:rsidRPr="00F93022">
        <w:rPr>
          <w:i/>
          <w:strike/>
        </w:rPr>
        <w:t>. Для случая, когда сертификаты приобретаются клиентом у коммерческих организаций, предусмотрена возможность загрузки файлов сертификата прямо в интерфейсе, где настраивается виртуальный хост пространства, автоматизируются прочие необходимые настройки.</w:t>
      </w:r>
    </w:p>
    <w:p w14:paraId="49477AE7" w14:textId="77777777" w:rsidR="00DB7B6B" w:rsidRPr="00F93022" w:rsidRDefault="00DB7B6B" w:rsidP="00DB7B6B">
      <w:pPr>
        <w:pStyle w:val="21"/>
        <w:rPr>
          <w:strike/>
        </w:rPr>
      </w:pPr>
      <w:r w:rsidRPr="00F93022">
        <w:rPr>
          <w:b/>
          <w:strike/>
        </w:rPr>
        <w:lastRenderedPageBreak/>
        <w:t>Прямой вход</w:t>
      </w:r>
      <w:r w:rsidRPr="00F93022">
        <w:rPr>
          <w:strike/>
        </w:rPr>
        <w:t xml:space="preserve"> в пространство возможен через сформированный специальным образом </w:t>
      </w:r>
      <w:r w:rsidRPr="00F93022">
        <w:rPr>
          <w:strike/>
          <w:lang w:val="en-US"/>
        </w:rPr>
        <w:t>URL</w:t>
      </w:r>
      <w:r w:rsidRPr="00F93022">
        <w:rPr>
          <w:strike/>
        </w:rPr>
        <w:t xml:space="preserve"> («параметры» в строке </w:t>
      </w:r>
      <w:r w:rsidRPr="00F93022">
        <w:rPr>
          <w:strike/>
          <w:lang w:val="en-US"/>
        </w:rPr>
        <w:t>URL</w:t>
      </w:r>
      <w:r w:rsidRPr="00F93022">
        <w:rPr>
          <w:strike/>
        </w:rPr>
        <w:t xml:space="preserve"> или </w:t>
      </w:r>
      <w:proofErr w:type="spellStart"/>
      <w:r w:rsidRPr="00F93022">
        <w:rPr>
          <w:strike/>
        </w:rPr>
        <w:t>субдомены</w:t>
      </w:r>
      <w:proofErr w:type="spellEnd"/>
      <w:r w:rsidRPr="00F93022">
        <w:rPr>
          <w:strike/>
        </w:rPr>
        <w:t xml:space="preserve"> в домене приложения, выбираем что проще реализовать) и подразумевает, что сразу после логина у пользователя активно пространство, прямой вход в которое он выполнил.</w:t>
      </w:r>
    </w:p>
    <w:p w14:paraId="5642CAE1" w14:textId="77777777" w:rsidR="00DB7B6B" w:rsidRPr="00F93022" w:rsidRDefault="00DB7B6B" w:rsidP="00DB7B6B">
      <w:pPr>
        <w:pStyle w:val="21"/>
        <w:rPr>
          <w:strike/>
        </w:rPr>
      </w:pPr>
      <w:r w:rsidRPr="00F93022">
        <w:rPr>
          <w:b/>
          <w:strike/>
        </w:rPr>
        <w:t>Окно логина</w:t>
      </w:r>
      <w:r w:rsidRPr="00F93022">
        <w:rPr>
          <w:strike/>
        </w:rPr>
        <w:t xml:space="preserve"> при прямом входе имеет оформление согласно настройкам пространства. </w:t>
      </w:r>
    </w:p>
    <w:p w14:paraId="5B6E0735" w14:textId="77777777" w:rsidR="00DB7B6B" w:rsidRPr="00F93022" w:rsidRDefault="00D20899" w:rsidP="00DB7B6B">
      <w:pPr>
        <w:pStyle w:val="21"/>
        <w:rPr>
          <w:strike/>
        </w:rPr>
      </w:pPr>
      <w:r w:rsidRPr="00F93022">
        <w:rPr>
          <w:b/>
          <w:strike/>
        </w:rPr>
        <w:t>Ссылка для</w:t>
      </w:r>
      <w:r w:rsidR="00DB7B6B" w:rsidRPr="00F93022">
        <w:rPr>
          <w:b/>
          <w:strike/>
        </w:rPr>
        <w:t xml:space="preserve"> регистрации нового пользователя </w:t>
      </w:r>
      <w:r w:rsidR="00DB7B6B" w:rsidRPr="00F93022">
        <w:rPr>
          <w:strike/>
        </w:rPr>
        <w:t>в окне логина включается и выключается в настройках пространства</w:t>
      </w:r>
      <w:r w:rsidRPr="00F93022">
        <w:rPr>
          <w:strike/>
        </w:rPr>
        <w:t>.</w:t>
      </w:r>
    </w:p>
    <w:p w14:paraId="2717648E" w14:textId="77777777" w:rsidR="00DB7B6B" w:rsidRPr="00CE1DAA" w:rsidRDefault="00DB7B6B" w:rsidP="00DB7B6B">
      <w:pPr>
        <w:pStyle w:val="21"/>
      </w:pPr>
      <w:r w:rsidRPr="0085384F">
        <w:rPr>
          <w:b/>
        </w:rPr>
        <w:t>Удаление пространства</w:t>
      </w:r>
      <w:r w:rsidRPr="00CE1DAA">
        <w:t xml:space="preserve"> возможно </w:t>
      </w:r>
      <w:r>
        <w:t>при соблюдении определенных условий. Разрабатываются на этапе ТЗ.</w:t>
      </w:r>
    </w:p>
    <w:p w14:paraId="47796F6E" w14:textId="77777777" w:rsidR="00DB7B6B" w:rsidRDefault="00DB7B6B" w:rsidP="00DB7B6B">
      <w:pPr>
        <w:pStyle w:val="21"/>
      </w:pPr>
      <w:r w:rsidRPr="00B34700">
        <w:rPr>
          <w:b/>
        </w:rPr>
        <w:t>Предварительная настройка роли</w:t>
      </w:r>
      <w:r>
        <w:t xml:space="preserve"> для вновь </w:t>
      </w:r>
      <w:r w:rsidRPr="00CE1DAA">
        <w:t>регистрирующихся пользователей</w:t>
      </w:r>
      <w:r>
        <w:t xml:space="preserve"> может задаваться в свойствах пространства (необходимо для отраслевых модулей). Предварительно функция реализуется через «клонирование» «</w:t>
      </w:r>
      <w:proofErr w:type="spellStart"/>
      <w:r>
        <w:t>прото</w:t>
      </w:r>
      <w:proofErr w:type="spellEnd"/>
      <w:r>
        <w:t>-пользователя» для сокращения набора экранов, но на этапе ТЗ прорабатываются разные варианты.</w:t>
      </w:r>
    </w:p>
    <w:p w14:paraId="18B4B29E" w14:textId="77777777" w:rsidR="00DB7B6B" w:rsidRPr="003C730E" w:rsidRDefault="00DB7B6B" w:rsidP="00DB7B6B">
      <w:pPr>
        <w:pStyle w:val="21"/>
        <w:rPr>
          <w:b/>
        </w:rPr>
      </w:pPr>
      <w:r w:rsidRPr="004A186D">
        <w:rPr>
          <w:b/>
        </w:rPr>
        <w:t>Предварительная настройка нового пространства</w:t>
      </w:r>
      <w:r>
        <w:t xml:space="preserve"> при его создании пользователями может быть реализована клонированием «</w:t>
      </w:r>
      <w:proofErr w:type="spellStart"/>
      <w:r w:rsidRPr="00CE1DAA">
        <w:t>прото</w:t>
      </w:r>
      <w:proofErr w:type="spellEnd"/>
      <w:r w:rsidRPr="00CE1DAA">
        <w:t>-пространства</w:t>
      </w:r>
      <w:r>
        <w:t>»</w:t>
      </w:r>
      <w:r w:rsidRPr="00CE1DAA">
        <w:t xml:space="preserve">, </w:t>
      </w:r>
      <w:r>
        <w:t>но на этапе ТЗ прорабатываются разные варианты.</w:t>
      </w:r>
    </w:p>
    <w:p w14:paraId="7C479E81" w14:textId="77777777" w:rsidR="00DB7B6B" w:rsidRDefault="00DB7B6B" w:rsidP="00DB7B6B">
      <w:pPr>
        <w:pStyle w:val="3"/>
      </w:pPr>
      <w:bookmarkStart w:id="21" w:name="_Toc168993447"/>
      <w:r>
        <w:t>П</w:t>
      </w:r>
      <w:r w:rsidR="006011FB" w:rsidRPr="0014006D">
        <w:t>ользователь</w:t>
      </w:r>
      <w:bookmarkEnd w:id="21"/>
      <w:r w:rsidR="006011FB">
        <w:t xml:space="preserve"> </w:t>
      </w:r>
    </w:p>
    <w:p w14:paraId="6298BA2A" w14:textId="70849272" w:rsidR="006011FB" w:rsidRPr="00AB3B25" w:rsidRDefault="00DB7B6B" w:rsidP="006011FB">
      <w:pPr>
        <w:pStyle w:val="21"/>
      </w:pPr>
      <w:r>
        <w:t xml:space="preserve">Это </w:t>
      </w:r>
      <w:r w:rsidR="006011FB">
        <w:t>(наиболее крупная «корневая» сущность системы), олицетворяющий собой физическое лицо или юридическое лицо, может не владеть оборудованием ДКС</w:t>
      </w:r>
      <w:r w:rsidR="00CC490E">
        <w:t>.</w:t>
      </w:r>
      <w:r w:rsidR="006011FB">
        <w:t xml:space="preserve"> </w:t>
      </w:r>
      <w:r w:rsidR="00CC490E">
        <w:t>П</w:t>
      </w:r>
      <w:r w:rsidR="006011FB">
        <w:t xml:space="preserve">ользователь в терминах платформы и оператор, работающий с </w:t>
      </w:r>
      <w:r w:rsidR="006011FB">
        <w:rPr>
          <w:lang w:val="en-US"/>
        </w:rPr>
        <w:t>web</w:t>
      </w:r>
      <w:r w:rsidR="006011FB" w:rsidRPr="006011FB">
        <w:t>-</w:t>
      </w:r>
      <w:r w:rsidR="006011FB">
        <w:t>интерфейсом</w:t>
      </w:r>
      <w:r w:rsidR="00D23243">
        <w:t xml:space="preserve"> тождественны, в штатном режиме одному физлицу или предприятию соответствует одна учетная запись, так же могут существовать технические учетные записи для программного обеспечения клиента, которое работает с платформой через </w:t>
      </w:r>
      <w:r w:rsidR="00D23243">
        <w:rPr>
          <w:lang w:val="en-US"/>
        </w:rPr>
        <w:t>API</w:t>
      </w:r>
      <w:r w:rsidR="006011FB" w:rsidRPr="006011FB">
        <w:t>;</w:t>
      </w:r>
      <w:ins w:id="22" w:author="Буссе Дмитрий Александрович" w:date="2024-04-11T09:51:00Z">
        <w:r w:rsidR="00AB3B25">
          <w:t xml:space="preserve"> (заменить на набор </w:t>
        </w:r>
        <w:r w:rsidR="00AB3B25">
          <w:rPr>
            <w:lang w:val="en-US"/>
          </w:rPr>
          <w:t>API</w:t>
        </w:r>
        <w:r w:rsidR="00AB3B25" w:rsidRPr="00AB3B25">
          <w:rPr>
            <w:rPrChange w:id="23" w:author="Буссе Дмитрий Александрович" w:date="2024-04-11T09:51:00Z">
              <w:rPr>
                <w:lang w:val="en-US"/>
              </w:rPr>
            </w:rPrChange>
          </w:rPr>
          <w:t>-</w:t>
        </w:r>
        <w:r w:rsidR="00AB3B25">
          <w:rPr>
            <w:lang w:val="en-US"/>
          </w:rPr>
          <w:t>keys</w:t>
        </w:r>
        <w:r w:rsidR="00AB3B25">
          <w:t xml:space="preserve"> для приложений пользователя</w:t>
        </w:r>
      </w:ins>
      <w:ins w:id="24" w:author="Буссе Дмитрий Александрович" w:date="2024-04-11T09:52:00Z">
        <w:r w:rsidR="00AB3B25">
          <w:t xml:space="preserve">, </w:t>
        </w:r>
        <w:r w:rsidR="003B7885">
          <w:t>которые обладают полномочиями пользователя)</w:t>
        </w:r>
      </w:ins>
      <w:ins w:id="25" w:author="Буссе Дмитрий Александрович" w:date="2024-04-11T09:51:00Z">
        <w:r w:rsidR="00AB3B25" w:rsidRPr="00AB3B25">
          <w:rPr>
            <w:rPrChange w:id="26" w:author="Буссе Дмитрий Александрович" w:date="2024-04-11T09:51:00Z">
              <w:rPr>
                <w:lang w:val="en-US"/>
              </w:rPr>
            </w:rPrChange>
          </w:rPr>
          <w:t xml:space="preserve"> </w:t>
        </w:r>
      </w:ins>
    </w:p>
    <w:p w14:paraId="182ACE7A" w14:textId="77777777" w:rsidR="00DB7B6B" w:rsidRDefault="00E55A8F" w:rsidP="00DB7B6B">
      <w:pPr>
        <w:pStyle w:val="3"/>
      </w:pPr>
      <w:bookmarkStart w:id="27" w:name="_Toc168993448"/>
      <w:r>
        <w:t>У</w:t>
      </w:r>
      <w:r w:rsidR="0014006D" w:rsidRPr="0014006D">
        <w:t>стройство</w:t>
      </w:r>
      <w:bookmarkEnd w:id="27"/>
      <w:r w:rsidR="0014006D">
        <w:t xml:space="preserve"> </w:t>
      </w:r>
    </w:p>
    <w:p w14:paraId="3D3FE368" w14:textId="23DAD532" w:rsidR="00CC490E" w:rsidRPr="0014006D" w:rsidRDefault="00DB7B6B" w:rsidP="00CC490E">
      <w:pPr>
        <w:pStyle w:val="21"/>
      </w:pPr>
      <w:r w:rsidRPr="00DB7B6B">
        <w:t>Это</w:t>
      </w:r>
      <w:r>
        <w:rPr>
          <w:b/>
        </w:rPr>
        <w:t xml:space="preserve"> </w:t>
      </w:r>
      <w:r w:rsidR="0014006D" w:rsidRPr="0014006D">
        <w:t>«</w:t>
      </w:r>
      <w:r w:rsidR="0014006D">
        <w:t xml:space="preserve">цифровой двойник» реального устройства, подключенного к </w:t>
      </w:r>
      <w:r w:rsidR="000E1E37">
        <w:t>Платформе</w:t>
      </w:r>
    </w:p>
    <w:p w14:paraId="5703D263" w14:textId="77777777" w:rsidR="00DB7B6B" w:rsidRDefault="00DB7B6B" w:rsidP="00DB7B6B">
      <w:pPr>
        <w:pStyle w:val="3"/>
      </w:pPr>
      <w:bookmarkStart w:id="28" w:name="_Toc168993449"/>
      <w:r>
        <w:t>Инцидент (дефе</w:t>
      </w:r>
      <w:r w:rsidRPr="00871813">
        <w:t>кт</w:t>
      </w:r>
      <w:r>
        <w:t>, неисправность)</w:t>
      </w:r>
      <w:bookmarkEnd w:id="28"/>
    </w:p>
    <w:p w14:paraId="48AB165A" w14:textId="77777777" w:rsidR="00DB7B6B" w:rsidRDefault="00DB7B6B" w:rsidP="00DB7B6B">
      <w:pPr>
        <w:pStyle w:val="21"/>
      </w:pPr>
      <w:r>
        <w:t xml:space="preserve">В системе есть сущность «инцидент», привязанная к устройству, элементу иерархии. Есть возможность по инциденту сохранять сообщения пользователей для сохранения истории распоряжений по ремонту и отчетов по исполнению. У инцидента есть свойство «Открыт» или «Закрыт». Ценность – оперативная и прослеживаемая коммуникация по конкретному объекту ремонта </w:t>
      </w:r>
      <w:r w:rsidR="00207C78">
        <w:t xml:space="preserve">или нового строительства </w:t>
      </w:r>
      <w:r>
        <w:t>(устройство или объект иерархии), накопление статистики по надежности оборудования, проблемным заправкам, обобщение и индикация общего количества не закрытых на данный момент в пространстве инцидентов, и т.п.</w:t>
      </w:r>
    </w:p>
    <w:p w14:paraId="6685543C" w14:textId="70C238AE" w:rsidR="00DB7B6B" w:rsidRDefault="00DB7B6B" w:rsidP="00DB7B6B">
      <w:pPr>
        <w:pStyle w:val="3"/>
      </w:pPr>
      <w:bookmarkStart w:id="29" w:name="_Toc168993450"/>
      <w:r w:rsidRPr="00813511">
        <w:t>Баланс</w:t>
      </w:r>
      <w:r>
        <w:t xml:space="preserve"> </w:t>
      </w:r>
      <w:bookmarkEnd w:id="29"/>
      <w:r w:rsidR="00FC0382">
        <w:t>пользователя</w:t>
      </w:r>
    </w:p>
    <w:p w14:paraId="23FD5DF6" w14:textId="6C43F7B1" w:rsidR="00DB7B6B" w:rsidRDefault="00DB7B6B" w:rsidP="00DB7B6B">
      <w:pPr>
        <w:pStyle w:val="21"/>
      </w:pPr>
      <w:r w:rsidRPr="00057689">
        <w:t xml:space="preserve"> </w:t>
      </w:r>
      <w:r>
        <w:t xml:space="preserve">У любого пользователя </w:t>
      </w:r>
      <w:r>
        <w:rPr>
          <w:lang w:val="en-US"/>
        </w:rPr>
        <w:t>RatioT</w:t>
      </w:r>
      <w:r w:rsidRPr="00DC38F5">
        <w:t xml:space="preserve"> (</w:t>
      </w:r>
      <w:r>
        <w:t xml:space="preserve">не только модуля </w:t>
      </w:r>
      <w:r>
        <w:rPr>
          <w:lang w:val="en-US"/>
        </w:rPr>
        <w:t>Charge</w:t>
      </w:r>
      <w:r w:rsidRPr="00DC38F5">
        <w:t xml:space="preserve">) </w:t>
      </w:r>
      <w:r>
        <w:t>есть баланс</w:t>
      </w:r>
      <w:r w:rsidR="00577B38">
        <w:t xml:space="preserve"> для каждого пространства</w:t>
      </w:r>
      <w:r>
        <w:t>, который учитывается по каждой валюте отдельно</w:t>
      </w:r>
      <w:r w:rsidR="003012B3">
        <w:t>.</w:t>
      </w:r>
      <w:r>
        <w:t xml:space="preserve"> Список валют настраивается </w:t>
      </w:r>
      <w:proofErr w:type="spellStart"/>
      <w:r>
        <w:t>СуперАдминистратором</w:t>
      </w:r>
      <w:proofErr w:type="spellEnd"/>
      <w:r>
        <w:t xml:space="preserve"> для всей системы. По умолчанию доступны </w:t>
      </w:r>
      <w:r>
        <w:rPr>
          <w:lang w:val="en-US"/>
        </w:rPr>
        <w:t>RUB</w:t>
      </w:r>
      <w:r w:rsidRPr="00C756CC">
        <w:t xml:space="preserve">, </w:t>
      </w:r>
      <w:r>
        <w:rPr>
          <w:lang w:val="en-US"/>
        </w:rPr>
        <w:t>USD</w:t>
      </w:r>
      <w:r w:rsidRPr="00C756CC">
        <w:t xml:space="preserve">, </w:t>
      </w:r>
      <w:r>
        <w:rPr>
          <w:lang w:val="en-US"/>
        </w:rPr>
        <w:t>EUR</w:t>
      </w:r>
      <w:r>
        <w:t xml:space="preserve">, </w:t>
      </w:r>
      <w:r>
        <w:rPr>
          <w:lang w:val="en-US"/>
        </w:rPr>
        <w:t>CNY</w:t>
      </w:r>
      <w:r>
        <w:t>, но есть возможность расширения перечня.</w:t>
      </w:r>
    </w:p>
    <w:p w14:paraId="0C8CA978" w14:textId="77777777" w:rsidR="00DB7B6B" w:rsidRDefault="00DB7B6B" w:rsidP="00DB7B6B">
      <w:pPr>
        <w:pStyle w:val="21"/>
      </w:pPr>
      <w:r>
        <w:t>Баланс и кредитный лимит в базовой системе так же будет использоваться в следующих итерациях разработки для автоматической тарификации платных функций платформы.</w:t>
      </w:r>
    </w:p>
    <w:p w14:paraId="0B4E1413" w14:textId="77777777" w:rsidR="00DB7B6B" w:rsidRPr="00057689" w:rsidRDefault="00DB7B6B" w:rsidP="00DB7B6B">
      <w:pPr>
        <w:pStyle w:val="21"/>
      </w:pPr>
      <w:r>
        <w:t>Для пространства пользователя настраивается валюта пространства по умолчанию, она используется при отображении баланса, настройки новых тарифов.</w:t>
      </w:r>
    </w:p>
    <w:p w14:paraId="2F83BEBD" w14:textId="068230B9" w:rsidR="00120B13" w:rsidRPr="00DC38F5" w:rsidRDefault="00120B13" w:rsidP="009F2EF9">
      <w:pPr>
        <w:pStyle w:val="21"/>
      </w:pPr>
      <w:r>
        <w:lastRenderedPageBreak/>
        <w:t>В свойствах баланса для каждого пользователя так же есть минимально допустимый остаток (кредитный лимит)</w:t>
      </w:r>
      <w:del w:id="30" w:author="Буссе Дмитрий Александрович" w:date="2024-06-07T09:43:00Z">
        <w:r w:rsidDel="003012B3">
          <w:delText xml:space="preserve"> для каждой валюты</w:delText>
        </w:r>
      </w:del>
      <w:r>
        <w:t>.</w:t>
      </w:r>
    </w:p>
    <w:p w14:paraId="2E619902" w14:textId="7E39B21C" w:rsidR="00E55A8F" w:rsidRPr="0064682E" w:rsidRDefault="00E55A8F" w:rsidP="00E55A8F">
      <w:pPr>
        <w:pStyle w:val="3"/>
        <w:rPr>
          <w:strike/>
        </w:rPr>
      </w:pPr>
      <w:bookmarkStart w:id="31" w:name="_Toc168993451"/>
      <w:r w:rsidRPr="0064682E">
        <w:rPr>
          <w:strike/>
        </w:rPr>
        <w:t>Иерархии</w:t>
      </w:r>
      <w:bookmarkEnd w:id="31"/>
      <w:r w:rsidRPr="0064682E">
        <w:rPr>
          <w:strike/>
        </w:rPr>
        <w:t xml:space="preserve"> </w:t>
      </w:r>
    </w:p>
    <w:p w14:paraId="7137AFF3" w14:textId="0BDB8CB6" w:rsidR="00E55A8F" w:rsidRPr="003012B3" w:rsidRDefault="00E55A8F" w:rsidP="00E55A8F">
      <w:pPr>
        <w:pStyle w:val="21"/>
        <w:rPr>
          <w:strike/>
          <w:rPrChange w:id="32" w:author="Буссе Дмитрий Александрович" w:date="2024-06-07T09:43:00Z">
            <w:rPr/>
          </w:rPrChange>
        </w:rPr>
      </w:pPr>
      <w:r w:rsidRPr="003012B3">
        <w:rPr>
          <w:strike/>
          <w:rPrChange w:id="33" w:author="Буссе Дмитрий Александрович" w:date="2024-06-07T09:43:00Z">
            <w:rPr/>
          </w:rPrChange>
        </w:rPr>
        <w:t xml:space="preserve">Платформа имеет иерархическую древовидную структуру с вложенностью не менее 10 уровней (в идеале 256), не все уровни обязательно задействованы в каждом пространстве, у уровней могут быть различные наименования для различных будущих применений. Корень дерева – пространство, ветви – объекты иерархии, листья - устройства. </w:t>
      </w:r>
    </w:p>
    <w:p w14:paraId="0065EF66" w14:textId="2A9D6F95" w:rsidR="00E55A8F" w:rsidRPr="003012B3" w:rsidRDefault="00E55A8F" w:rsidP="00E55A8F">
      <w:pPr>
        <w:pStyle w:val="21"/>
        <w:rPr>
          <w:strike/>
          <w:rPrChange w:id="34" w:author="Буссе Дмитрий Александрович" w:date="2024-06-07T09:43:00Z">
            <w:rPr/>
          </w:rPrChange>
        </w:rPr>
      </w:pPr>
      <w:r w:rsidRPr="003012B3">
        <w:rPr>
          <w:strike/>
          <w:rPrChange w:id="35" w:author="Буссе Дмитрий Александрович" w:date="2024-06-07T09:43:00Z">
            <w:rPr/>
          </w:rPrChange>
        </w:rPr>
        <w:t xml:space="preserve">Цель – реализация возможности группового изменения настроек устройств, иерархическое отображение (например, массовая привязка тарифов к зарядным станциям определенной группы или группы групп, массовое включение-выключение и т.п.) </w:t>
      </w:r>
    </w:p>
    <w:p w14:paraId="619DC1BE" w14:textId="4B3184FE" w:rsidR="00E55A8F" w:rsidRDefault="00E55A8F" w:rsidP="00E55A8F">
      <w:pPr>
        <w:pStyle w:val="3"/>
      </w:pPr>
      <w:bookmarkStart w:id="36" w:name="_Toc159485464"/>
      <w:bookmarkStart w:id="37" w:name="_Toc168993452"/>
      <w:r>
        <w:t>Теги</w:t>
      </w:r>
      <w:bookmarkEnd w:id="36"/>
      <w:bookmarkEnd w:id="37"/>
    </w:p>
    <w:p w14:paraId="7C1E7DDF" w14:textId="219BD9B9" w:rsidR="00E55A8F" w:rsidRDefault="00E55A8F" w:rsidP="00E55A8F">
      <w:pPr>
        <w:pStyle w:val="21"/>
      </w:pPr>
      <w:r>
        <w:t xml:space="preserve">Устройствам и объектам </w:t>
      </w:r>
      <w:r w:rsidRPr="0064682E">
        <w:rPr>
          <w:strike/>
        </w:rPr>
        <w:t xml:space="preserve">иерархии </w:t>
      </w:r>
      <w:r>
        <w:t>могут быть присвоены оперативные теги для аналитики</w:t>
      </w:r>
      <w:r w:rsidR="005F2F90">
        <w:t xml:space="preserve"> и фильтрации в таблицах. К</w:t>
      </w:r>
      <w:r>
        <w:t xml:space="preserve">аждому объекту может быть присвоено от 0 до </w:t>
      </w:r>
      <w:r w:rsidRPr="0014614C">
        <w:t>[</w:t>
      </w:r>
      <w:r>
        <w:t>много</w:t>
      </w:r>
      <w:r w:rsidRPr="0014614C">
        <w:t xml:space="preserve">] </w:t>
      </w:r>
      <w:r>
        <w:t xml:space="preserve">тегов. Примеры тегов: </w:t>
      </w:r>
      <w:r w:rsidRPr="00C9269C">
        <w:t>#</w:t>
      </w:r>
      <w:r>
        <w:t>акция_партнер1 – при фильтрации по этому тегу мы получаем в таблице только станции, на которые наклеили промо-</w:t>
      </w:r>
      <w:proofErr w:type="spellStart"/>
      <w:r>
        <w:t>стикеры</w:t>
      </w:r>
      <w:proofErr w:type="spellEnd"/>
      <w:r>
        <w:t xml:space="preserve">, например, и назначили какой-то особый </w:t>
      </w:r>
      <w:proofErr w:type="gramStart"/>
      <w:r>
        <w:t>тариф</w:t>
      </w:r>
      <w:r w:rsidRPr="00C9269C">
        <w:t xml:space="preserve">; </w:t>
      </w:r>
      <w:r>
        <w:t xml:space="preserve"> </w:t>
      </w:r>
      <w:r w:rsidRPr="00C9269C">
        <w:t>#</w:t>
      </w:r>
      <w:proofErr w:type="spellStart"/>
      <w:proofErr w:type="gramEnd"/>
      <w:r>
        <w:t>тестдрайв</w:t>
      </w:r>
      <w:proofErr w:type="spellEnd"/>
      <w:r>
        <w:t xml:space="preserve"> – фильтруем статистику неисправностей по экспериментальным устройствам и т.п.</w:t>
      </w:r>
    </w:p>
    <w:p w14:paraId="2CFB7EA1" w14:textId="7D32E83A" w:rsidR="00EB1F19" w:rsidRDefault="00EB1F19" w:rsidP="008536D8">
      <w:pPr>
        <w:pStyle w:val="3"/>
        <w:pageBreakBefore/>
      </w:pPr>
      <w:proofErr w:type="spellStart"/>
      <w:r>
        <w:lastRenderedPageBreak/>
        <w:t>Токен</w:t>
      </w:r>
      <w:proofErr w:type="spellEnd"/>
      <w:r>
        <w:t xml:space="preserve"> идентификации</w:t>
      </w:r>
    </w:p>
    <w:p w14:paraId="2A5756B6" w14:textId="4FABDA78" w:rsidR="00787802" w:rsidRDefault="00787802" w:rsidP="008536D8">
      <w:pPr>
        <w:pStyle w:val="21"/>
        <w:ind w:firstLine="0"/>
        <w:rPr>
          <w:sz w:val="40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9F49008" wp14:editId="092FED07">
                <wp:simplePos x="0" y="0"/>
                <wp:positionH relativeFrom="column">
                  <wp:posOffset>120015</wp:posOffset>
                </wp:positionH>
                <wp:positionV relativeFrom="paragraph">
                  <wp:posOffset>920607</wp:posOffset>
                </wp:positionV>
                <wp:extent cx="5430520" cy="5433695"/>
                <wp:effectExtent l="685800" t="0" r="322580" b="14605"/>
                <wp:wrapTopAndBottom/>
                <wp:docPr id="11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0520" cy="5433695"/>
                          <a:chOff x="0" y="0"/>
                          <a:chExt cx="5430520" cy="5434102"/>
                        </a:xfrm>
                      </wpg:grpSpPr>
                      <wps:wsp>
                        <wps:cNvPr id="6" name="Прямоугольник 6"/>
                        <wps:cNvSpPr/>
                        <wps:spPr>
                          <a:xfrm>
                            <a:off x="0" y="0"/>
                            <a:ext cx="5430520" cy="25120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79565E" w14:textId="0A433A09" w:rsidR="00B31EAF" w:rsidRPr="00EB1F19" w:rsidRDefault="00B31EAF" w:rsidP="00EB1F19">
                              <w:pPr>
                                <w:spacing w:after="0" w:line="240" w:lineRule="auto"/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</w:pPr>
                              <w:r w:rsidRPr="00EB1F19">
                                <w:rPr>
                                  <w:rFonts w:ascii="Helvetica" w:eastAsia="Times New Roman" w:hAnsi="Helvetica" w:cs="Times New Roman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shd w:val="clear" w:color="auto" w:fill="FBFBFB"/>
                                  <w:lang w:eastAsia="ru-RU"/>
                                </w:rPr>
                                <w:t>PASSKEY</w:t>
                              </w:r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  <w:br/>
                              </w:r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  <w:br/>
                              </w:r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shd w:val="clear" w:color="auto" w:fill="FBFBFB"/>
                                  <w:lang w:eastAsia="ru-RU"/>
                                </w:rPr>
                                <w:t xml:space="preserve">Экземпляр "карты идентификации" или </w:t>
                              </w:r>
                              <w:proofErr w:type="spellStart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shd w:val="clear" w:color="auto" w:fill="FBFBFB"/>
                                  <w:lang w:eastAsia="ru-RU"/>
                                </w:rPr>
                                <w:t>токена</w:t>
                              </w:r>
                              <w:proofErr w:type="spellEnd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shd w:val="clear" w:color="auto" w:fill="FBFBFB"/>
                                  <w:lang w:eastAsia="ru-RU"/>
                                </w:rPr>
                                <w:t xml:space="preserve">, в первом приближении в контексте </w:t>
                              </w:r>
                              <w:proofErr w:type="spellStart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shd w:val="clear" w:color="auto" w:fill="FBFBFB"/>
                                  <w:lang w:eastAsia="ru-RU"/>
                                </w:rPr>
                                <w:t>RatioT.Charge</w:t>
                              </w:r>
                              <w:proofErr w:type="spellEnd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shd w:val="clear" w:color="auto" w:fill="FBFBFB"/>
                                  <w:lang w:eastAsia="ru-RU"/>
                                </w:rPr>
                                <w:t xml:space="preserve"> это реализуется как физическая RFID-</w:t>
                              </w:r>
                              <w:proofErr w:type="spellStart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shd w:val="clear" w:color="auto" w:fill="FBFBFB"/>
                                  <w:lang w:eastAsia="ru-RU"/>
                                </w:rPr>
                                <w:t>карта,</w:t>
                              </w:r>
                              <w:r>
                                <w:rPr>
                                  <w:rFonts w:eastAsia="Times New Roman" w:cs="Times New Roman"/>
                                  <w:color w:val="000000"/>
                                  <w:sz w:val="18"/>
                                  <w:szCs w:val="18"/>
                                  <w:shd w:val="clear" w:color="auto" w:fill="FBFBFB"/>
                                  <w:lang w:eastAsia="ru-RU"/>
                                </w:rPr>
                                <w:t>но</w:t>
                              </w:r>
                              <w:proofErr w:type="spellEnd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shd w:val="clear" w:color="auto" w:fill="FBFBFB"/>
                                  <w:lang w:eastAsia="ru-RU"/>
                                </w:rPr>
                                <w:t xml:space="preserve"> в процессе развития системы появятся иные физические и электронные средства идентификации пользователя(</w:t>
                              </w:r>
                              <w:proofErr w:type="spellStart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shd w:val="clear" w:color="auto" w:fill="FBFBFB"/>
                                  <w:lang w:eastAsia="ru-RU"/>
                                </w:rPr>
                                <w:t>OpenID</w:t>
                              </w:r>
                              <w:proofErr w:type="spellEnd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shd w:val="clear" w:color="auto" w:fill="FBFBFB"/>
                                  <w:lang w:eastAsia="ru-RU"/>
                                </w:rPr>
                                <w:t xml:space="preserve">, Oauth2, </w:t>
                              </w:r>
                              <w:proofErr w:type="spellStart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shd w:val="clear" w:color="auto" w:fill="FBFBFB"/>
                                  <w:lang w:eastAsia="ru-RU"/>
                                </w:rPr>
                                <w:t>nfc</w:t>
                              </w:r>
                              <w:proofErr w:type="spellEnd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shd w:val="clear" w:color="auto" w:fill="FBFBFB"/>
                                  <w:lang w:eastAsia="ru-RU"/>
                                </w:rPr>
                                <w:t xml:space="preserve"> чип загранпаспорта, умные </w:t>
                              </w:r>
                              <w:proofErr w:type="spellStart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shd w:val="clear" w:color="auto" w:fill="FBFBFB"/>
                                  <w:lang w:eastAsia="ru-RU"/>
                                </w:rPr>
                                <w:t>nfc</w:t>
                              </w:r>
                              <w:proofErr w:type="spellEnd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shd w:val="clear" w:color="auto" w:fill="FBFBFB"/>
                                  <w:lang w:eastAsia="ru-RU"/>
                                </w:rPr>
                                <w:t xml:space="preserve">-карты, </w:t>
                              </w:r>
                              <w:proofErr w:type="spellStart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shd w:val="clear" w:color="auto" w:fill="FBFBFB"/>
                                  <w:lang w:eastAsia="ru-RU"/>
                                </w:rPr>
                                <w:t>токены</w:t>
                              </w:r>
                              <w:proofErr w:type="spellEnd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shd w:val="clear" w:color="auto" w:fill="FBFBFB"/>
                                  <w:lang w:eastAsia="ru-RU"/>
                                </w:rPr>
                                <w:t xml:space="preserve"> авторизации электронных систем партнеров и прочее подобное). Набор специфических для конкретной реализации карты или </w:t>
                              </w:r>
                              <w:proofErr w:type="spellStart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shd w:val="clear" w:color="auto" w:fill="FBFBFB"/>
                                  <w:lang w:eastAsia="ru-RU"/>
                                </w:rPr>
                                <w:t>токена</w:t>
                              </w:r>
                              <w:proofErr w:type="spellEnd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shd w:val="clear" w:color="auto" w:fill="FBFBFB"/>
                                  <w:lang w:eastAsia="ru-RU"/>
                                </w:rPr>
                                <w:t xml:space="preserve"> параметров хранится в экземпляре средства аутентификации.</w:t>
                              </w:r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  <w:br/>
                              </w:r>
                              <w:proofErr w:type="spellStart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  <w:t>appID</w:t>
                              </w:r>
                              <w:proofErr w:type="spellEnd"/>
                            </w:p>
                            <w:p w14:paraId="16F322D3" w14:textId="77777777" w:rsidR="00B31EAF" w:rsidRPr="00EB1F19" w:rsidRDefault="00B31EAF" w:rsidP="00FC0056">
                              <w:pPr>
                                <w:numPr>
                                  <w:ilvl w:val="0"/>
                                  <w:numId w:val="22"/>
                                </w:numPr>
                                <w:shd w:val="clear" w:color="auto" w:fill="FBFBFB"/>
                                <w:spacing w:before="100" w:beforeAutospacing="1" w:after="100" w:afterAutospacing="1" w:line="240" w:lineRule="auto"/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</w:pPr>
                              <w:proofErr w:type="spellStart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  <w:t>passkeyID</w:t>
                              </w:r>
                              <w:proofErr w:type="spellEnd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  <w:t xml:space="preserve"> - уникальный </w:t>
                              </w:r>
                              <w:proofErr w:type="spellStart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  <w:t>id</w:t>
                              </w:r>
                              <w:proofErr w:type="spellEnd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  <w:t xml:space="preserve"> карты идентификации (предпочтительно строка);</w:t>
                              </w:r>
                            </w:p>
                            <w:p w14:paraId="088BC7DB" w14:textId="77777777" w:rsidR="00B31EAF" w:rsidRPr="00EB1F19" w:rsidRDefault="00B31EAF" w:rsidP="00FC0056">
                              <w:pPr>
                                <w:numPr>
                                  <w:ilvl w:val="0"/>
                                  <w:numId w:val="22"/>
                                </w:numPr>
                                <w:shd w:val="clear" w:color="auto" w:fill="FBFBFB"/>
                                <w:spacing w:before="100" w:beforeAutospacing="1" w:after="100" w:afterAutospacing="1" w:line="240" w:lineRule="auto"/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</w:pPr>
                              <w:proofErr w:type="spellStart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  <w:t>userid</w:t>
                              </w:r>
                              <w:proofErr w:type="spellEnd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  <w:t xml:space="preserve"> - идентификатор пользователя, карта идентификации может идентифицировать только одного пользователя, у пользователя может быть от 0 до _много_ карт идентификации;</w:t>
                              </w:r>
                            </w:p>
                            <w:p w14:paraId="757ECFCE" w14:textId="77777777" w:rsidR="00B31EAF" w:rsidRPr="00EB1F19" w:rsidRDefault="00B31EAF" w:rsidP="00FC0056">
                              <w:pPr>
                                <w:numPr>
                                  <w:ilvl w:val="0"/>
                                  <w:numId w:val="22"/>
                                </w:numPr>
                                <w:shd w:val="clear" w:color="auto" w:fill="FBFBFB"/>
                                <w:spacing w:before="100" w:beforeAutospacing="1" w:after="100" w:afterAutospacing="1" w:line="240" w:lineRule="auto"/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</w:pPr>
                              <w:proofErr w:type="spellStart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  <w:t>passkeyType</w:t>
                              </w:r>
                              <w:proofErr w:type="spellEnd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  <w:t xml:space="preserve"> - выбирается из </w:t>
                              </w:r>
                              <w:proofErr w:type="spellStart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  <w:t>спика</w:t>
                              </w:r>
                              <w:proofErr w:type="spellEnd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  <w:t xml:space="preserve"> доступных, сейчас только RFID и </w:t>
                              </w:r>
                              <w:proofErr w:type="spellStart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  <w:t>site</w:t>
                              </w:r>
                              <w:proofErr w:type="spellEnd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  <w:t>;</w:t>
                              </w:r>
                            </w:p>
                            <w:p w14:paraId="1CF71B55" w14:textId="77777777" w:rsidR="00B31EAF" w:rsidRPr="00EB1F19" w:rsidRDefault="00B31EAF" w:rsidP="00FC0056">
                              <w:pPr>
                                <w:numPr>
                                  <w:ilvl w:val="0"/>
                                  <w:numId w:val="22"/>
                                </w:numPr>
                                <w:shd w:val="clear" w:color="auto" w:fill="FBFBFB"/>
                                <w:spacing w:before="100" w:beforeAutospacing="1" w:after="100" w:afterAutospacing="1" w:line="240" w:lineRule="auto"/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</w:pPr>
                              <w:proofErr w:type="spellStart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  <w:t>PasskeyLabel</w:t>
                              </w:r>
                              <w:proofErr w:type="spellEnd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  <w:t xml:space="preserve"> - краткое название экземпляра карты</w:t>
                              </w:r>
                            </w:p>
                            <w:p w14:paraId="4EE04B58" w14:textId="77777777" w:rsidR="00B31EAF" w:rsidRPr="00EB1F19" w:rsidRDefault="00B31EAF" w:rsidP="00FC0056">
                              <w:pPr>
                                <w:numPr>
                                  <w:ilvl w:val="0"/>
                                  <w:numId w:val="22"/>
                                </w:numPr>
                                <w:shd w:val="clear" w:color="auto" w:fill="FBFBFB"/>
                                <w:spacing w:before="100" w:beforeAutospacing="1" w:after="100" w:afterAutospacing="1" w:line="240" w:lineRule="auto"/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</w:pPr>
                              <w:proofErr w:type="spellStart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  <w:t>PasskeyDescription</w:t>
                              </w:r>
                              <w:proofErr w:type="spellEnd"/>
                              <w:r w:rsidRPr="00EB1F19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  <w:t xml:space="preserve"> - подробное описание</w:t>
                              </w:r>
                            </w:p>
                            <w:p w14:paraId="1AB36686" w14:textId="77777777" w:rsidR="00B31EAF" w:rsidRDefault="00B31EAF" w:rsidP="00EB1F1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Прямоугольник 7"/>
                        <wps:cNvSpPr/>
                        <wps:spPr>
                          <a:xfrm>
                            <a:off x="0" y="2605177"/>
                            <a:ext cx="2766695" cy="2828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E9460E" w14:textId="5545505F" w:rsidR="00B31EAF" w:rsidRPr="00821820" w:rsidRDefault="00B31EAF" w:rsidP="00821820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</w:pPr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16"/>
                                  <w:szCs w:val="16"/>
                                  <w:lang w:eastAsia="ru-RU"/>
                                </w:rPr>
                                <w:t>Карта RFID</w:t>
                              </w:r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br/>
                                <w:t xml:space="preserve">Таблица соответствия физической RFID-карты и карты идентификации. Приложение на панельке карты идентификации отображает настройки из данного набора </w:t>
                              </w:r>
                              <w:proofErr w:type="spellStart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>парамеров</w:t>
                              </w:r>
                              <w:proofErr w:type="spellEnd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>, если там задан </w:t>
                              </w:r>
                              <w:proofErr w:type="spellStart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>passkeyType</w:t>
                              </w:r>
                              <w:proofErr w:type="spellEnd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>="RFID"</w:t>
                              </w:r>
                            </w:p>
                            <w:p w14:paraId="5C3160EC" w14:textId="77777777" w:rsidR="00B31EAF" w:rsidRPr="00821820" w:rsidRDefault="00B31EAF" w:rsidP="00FC0056">
                              <w:pPr>
                                <w:numPr>
                                  <w:ilvl w:val="0"/>
                                  <w:numId w:val="23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</w:pPr>
                              <w:proofErr w:type="spellStart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>passkeyType</w:t>
                              </w:r>
                              <w:proofErr w:type="spellEnd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>="RFID"</w:t>
                              </w:r>
                            </w:p>
                            <w:p w14:paraId="6D6035C4" w14:textId="77777777" w:rsidR="00B31EAF" w:rsidRPr="00821820" w:rsidRDefault="00B31EAF" w:rsidP="00FC0056">
                              <w:pPr>
                                <w:numPr>
                                  <w:ilvl w:val="0"/>
                                  <w:numId w:val="23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</w:pPr>
                              <w:proofErr w:type="spellStart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>rfidCode</w:t>
                              </w:r>
                              <w:proofErr w:type="spellEnd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 xml:space="preserve"> - строка с уникальным UID карты идентификации, который может быть получен станцией или </w:t>
                              </w:r>
                              <w:proofErr w:type="spellStart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>кардридером</w:t>
                              </w:r>
                              <w:proofErr w:type="spellEnd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>;</w:t>
                              </w:r>
                            </w:p>
                            <w:p w14:paraId="1EFB9FF5" w14:textId="77777777" w:rsidR="00B31EAF" w:rsidRPr="00821820" w:rsidRDefault="00B31EAF" w:rsidP="00FC0056">
                              <w:pPr>
                                <w:numPr>
                                  <w:ilvl w:val="0"/>
                                  <w:numId w:val="23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</w:pPr>
                              <w:proofErr w:type="spellStart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>passkeyID</w:t>
                              </w:r>
                              <w:proofErr w:type="spellEnd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 xml:space="preserve"> - какой карте идентификации соответствует данная физическая RFID-карта. В случае RFID </w:t>
                              </w:r>
                              <w:proofErr w:type="spellStart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>passkeyID</w:t>
                              </w:r>
                              <w:proofErr w:type="spellEnd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>=</w:t>
                              </w:r>
                              <w:proofErr w:type="spellStart"/>
                              <w:proofErr w:type="gramStart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16"/>
                                  <w:szCs w:val="16"/>
                                  <w:lang w:eastAsia="ru-RU"/>
                                </w:rPr>
                                <w:t>хэшфункция</w:t>
                              </w:r>
                              <w:proofErr w:type="spellEnd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>(</w:t>
                              </w:r>
                              <w:proofErr w:type="gramEnd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>UID карты)</w:t>
                              </w:r>
                            </w:p>
                            <w:p w14:paraId="3634484E" w14:textId="77777777" w:rsidR="00B31EAF" w:rsidRPr="00821820" w:rsidRDefault="00B31EAF" w:rsidP="00FC0056">
                              <w:pPr>
                                <w:numPr>
                                  <w:ilvl w:val="0"/>
                                  <w:numId w:val="23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</w:pPr>
                              <w:proofErr w:type="spellStart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>description</w:t>
                              </w:r>
                              <w:proofErr w:type="spellEnd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 xml:space="preserve"> - подробное описание, дата выпуска, срок действия и прочее</w:t>
                              </w:r>
                            </w:p>
                            <w:p w14:paraId="0EC6AB0F" w14:textId="77777777" w:rsidR="00B31EAF" w:rsidRPr="00821820" w:rsidRDefault="00B31EAF" w:rsidP="00821820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</w:pPr>
                              <w:proofErr w:type="spellStart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16"/>
                                  <w:szCs w:val="16"/>
                                  <w:lang w:eastAsia="ru-RU"/>
                                </w:rPr>
                                <w:t>Хэшфункция</w:t>
                              </w:r>
                              <w:proofErr w:type="spellEnd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16"/>
                                  <w:szCs w:val="16"/>
                                  <w:lang w:eastAsia="ru-RU"/>
                                </w:rPr>
                                <w:t xml:space="preserve"> - </w:t>
                              </w:r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 xml:space="preserve">зафиксированный в документации алгоритм преобразования UID RFID-карты в </w:t>
                              </w:r>
                              <w:proofErr w:type="spellStart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>passkeyID</w:t>
                              </w:r>
                              <w:proofErr w:type="spellEnd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 xml:space="preserve">. ЭЗС и платформа при считывании UID карты вычисляют </w:t>
                              </w:r>
                              <w:proofErr w:type="spellStart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>passkeyID</w:t>
                              </w:r>
                              <w:proofErr w:type="spellEnd"/>
                              <w:r w:rsidRPr="00821820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 xml:space="preserve"> и далее работают с ним.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оугольник 8"/>
                        <wps:cNvSpPr/>
                        <wps:spPr>
                          <a:xfrm>
                            <a:off x="2820837" y="2613741"/>
                            <a:ext cx="2609215" cy="28202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900D69" w14:textId="272FE068" w:rsidR="00B31EAF" w:rsidRPr="00821820" w:rsidRDefault="00B31EAF" w:rsidP="00821820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</w:pPr>
                              <w:proofErr w:type="spellStart"/>
                              <w:r w:rsidRPr="00821820">
                                <w:rPr>
                                  <w:rFonts w:ascii="Helvetica" w:eastAsia="Times New Roman" w:hAnsi="Helvetica" w:cs="Times New Roman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shd w:val="clear" w:color="auto" w:fill="FBFBFB"/>
                                  <w:lang w:eastAsia="ru-RU"/>
                                </w:rPr>
                                <w:t>токен</w:t>
                              </w:r>
                              <w:proofErr w:type="spellEnd"/>
                              <w:r w:rsidRPr="00821820">
                                <w:rPr>
                                  <w:rFonts w:ascii="Helvetica" w:eastAsia="Times New Roman" w:hAnsi="Helvetica" w:cs="Times New Roman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shd w:val="clear" w:color="auto" w:fill="FBFBFB"/>
                                  <w:lang w:eastAsia="ru-RU"/>
                                </w:rPr>
                                <w:t xml:space="preserve"> </w:t>
                              </w:r>
                              <w:proofErr w:type="spellStart"/>
                              <w:r w:rsidRPr="00821820">
                                <w:rPr>
                                  <w:rFonts w:ascii="Helvetica" w:eastAsia="Times New Roman" w:hAnsi="Helvetica" w:cs="Times New Roman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shd w:val="clear" w:color="auto" w:fill="FBFBFB"/>
                                  <w:lang w:eastAsia="ru-RU"/>
                                </w:rPr>
                                <w:t>future_card</w:t>
                              </w:r>
                              <w:proofErr w:type="spellEnd"/>
                              <w:r w:rsidRPr="00821820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  <w:br/>
                              </w:r>
                              <w:r w:rsidRPr="00821820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8"/>
                                  <w:szCs w:val="18"/>
                                  <w:lang w:eastAsia="ru-RU"/>
                                </w:rPr>
                                <w:br/>
                              </w:r>
                              <w:r w:rsidRPr="00821820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6"/>
                                  <w:szCs w:val="16"/>
                                  <w:shd w:val="clear" w:color="auto" w:fill="FBFBFB"/>
                                  <w:lang w:eastAsia="ru-RU"/>
                                </w:rPr>
                                <w:t xml:space="preserve">Некая карта идентификации в будущем для </w:t>
                              </w:r>
                              <w:r w:rsidRPr="00821820">
                                <w:rPr>
                                  <w:rFonts w:eastAsia="Times New Roman" w:cs="Times New Roman"/>
                                  <w:color w:val="000000"/>
                                  <w:sz w:val="16"/>
                                  <w:szCs w:val="16"/>
                                  <w:shd w:val="clear" w:color="auto" w:fill="FBFBFB"/>
                                  <w:lang w:eastAsia="ru-RU"/>
                                </w:rPr>
                                <w:t>примера</w:t>
                              </w:r>
                              <w:r w:rsidRPr="00821820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6"/>
                                  <w:szCs w:val="16"/>
                                  <w:lang w:eastAsia="ru-RU"/>
                                </w:rPr>
                                <w:br/>
                              </w:r>
                            </w:p>
                            <w:p w14:paraId="72A21CFD" w14:textId="77777777" w:rsidR="00B31EAF" w:rsidRPr="00821820" w:rsidRDefault="00B31EAF" w:rsidP="00FC0056">
                              <w:pPr>
                                <w:numPr>
                                  <w:ilvl w:val="0"/>
                                  <w:numId w:val="24"/>
                                </w:numPr>
                                <w:shd w:val="clear" w:color="auto" w:fill="FBFBFB"/>
                                <w:tabs>
                                  <w:tab w:val="clear" w:pos="720"/>
                                  <w:tab w:val="num" w:pos="426"/>
                                </w:tabs>
                                <w:spacing w:before="100" w:beforeAutospacing="1" w:after="100" w:afterAutospacing="1" w:line="240" w:lineRule="auto"/>
                                <w:ind w:left="0" w:hanging="11"/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6"/>
                                  <w:szCs w:val="16"/>
                                  <w:lang w:eastAsia="ru-RU"/>
                                </w:rPr>
                              </w:pPr>
                              <w:proofErr w:type="spellStart"/>
                              <w:r w:rsidRPr="00821820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6"/>
                                  <w:szCs w:val="16"/>
                                  <w:lang w:eastAsia="ru-RU"/>
                                </w:rPr>
                                <w:t>passkeyType</w:t>
                              </w:r>
                              <w:proofErr w:type="spellEnd"/>
                              <w:r w:rsidRPr="00821820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6"/>
                                  <w:szCs w:val="16"/>
                                  <w:lang w:eastAsia="ru-RU"/>
                                </w:rPr>
                                <w:t>="</w:t>
                              </w:r>
                              <w:proofErr w:type="spellStart"/>
                              <w:r w:rsidRPr="00821820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6"/>
                                  <w:szCs w:val="16"/>
                                  <w:lang w:eastAsia="ru-RU"/>
                                </w:rPr>
                                <w:t>futurecard</w:t>
                              </w:r>
                              <w:proofErr w:type="spellEnd"/>
                              <w:r w:rsidRPr="00821820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6"/>
                                  <w:szCs w:val="16"/>
                                  <w:lang w:eastAsia="ru-RU"/>
                                </w:rPr>
                                <w:t>"</w:t>
                              </w:r>
                            </w:p>
                            <w:p w14:paraId="503F1CB5" w14:textId="77777777" w:rsidR="00B31EAF" w:rsidRPr="00821820" w:rsidRDefault="00B31EAF" w:rsidP="00FC0056">
                              <w:pPr>
                                <w:numPr>
                                  <w:ilvl w:val="0"/>
                                  <w:numId w:val="24"/>
                                </w:numPr>
                                <w:shd w:val="clear" w:color="auto" w:fill="FBFBFB"/>
                                <w:spacing w:before="100" w:beforeAutospacing="1" w:after="100" w:afterAutospacing="1" w:line="240" w:lineRule="auto"/>
                                <w:ind w:left="0" w:hanging="11"/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6"/>
                                  <w:szCs w:val="16"/>
                                  <w:lang w:eastAsia="ru-RU"/>
                                </w:rPr>
                              </w:pPr>
                              <w:proofErr w:type="spellStart"/>
                              <w:r w:rsidRPr="00821820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6"/>
                                  <w:szCs w:val="16"/>
                                  <w:lang w:eastAsia="ru-RU"/>
                                </w:rPr>
                                <w:t>futureToken</w:t>
                              </w:r>
                              <w:proofErr w:type="spellEnd"/>
                              <w:r w:rsidRPr="00821820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6"/>
                                  <w:szCs w:val="16"/>
                                  <w:lang w:eastAsia="ru-RU"/>
                                </w:rPr>
                                <w:t>;</w:t>
                              </w:r>
                            </w:p>
                            <w:p w14:paraId="203D1CE7" w14:textId="77777777" w:rsidR="00B31EAF" w:rsidRPr="00821820" w:rsidRDefault="00B31EAF" w:rsidP="00FC0056">
                              <w:pPr>
                                <w:numPr>
                                  <w:ilvl w:val="0"/>
                                  <w:numId w:val="24"/>
                                </w:numPr>
                                <w:shd w:val="clear" w:color="auto" w:fill="FBFBFB"/>
                                <w:spacing w:before="100" w:beforeAutospacing="1" w:after="100" w:afterAutospacing="1" w:line="240" w:lineRule="auto"/>
                                <w:ind w:left="0" w:hanging="11"/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6"/>
                                  <w:szCs w:val="16"/>
                                  <w:lang w:eastAsia="ru-RU"/>
                                </w:rPr>
                              </w:pPr>
                              <w:proofErr w:type="spellStart"/>
                              <w:r w:rsidRPr="00821820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6"/>
                                  <w:szCs w:val="16"/>
                                  <w:lang w:eastAsia="ru-RU"/>
                                </w:rPr>
                                <w:t>passkeyID</w:t>
                              </w:r>
                              <w:proofErr w:type="spellEnd"/>
                              <w:r w:rsidRPr="00821820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6"/>
                                  <w:szCs w:val="16"/>
                                  <w:lang w:eastAsia="ru-RU"/>
                                </w:rPr>
                                <w:t xml:space="preserve"> - какой карте идентификации соответствует данная физическая карта.</w:t>
                              </w:r>
                            </w:p>
                            <w:p w14:paraId="638A98E4" w14:textId="77777777" w:rsidR="00B31EAF" w:rsidRPr="00821820" w:rsidRDefault="00B31EAF" w:rsidP="00FC0056">
                              <w:pPr>
                                <w:numPr>
                                  <w:ilvl w:val="0"/>
                                  <w:numId w:val="24"/>
                                </w:numPr>
                                <w:shd w:val="clear" w:color="auto" w:fill="FBFBFB"/>
                                <w:spacing w:before="100" w:beforeAutospacing="1" w:after="100" w:afterAutospacing="1" w:line="240" w:lineRule="auto"/>
                                <w:ind w:left="0" w:hanging="11"/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6"/>
                                  <w:szCs w:val="16"/>
                                  <w:lang w:eastAsia="ru-RU"/>
                                </w:rPr>
                              </w:pPr>
                              <w:proofErr w:type="spellStart"/>
                              <w:r w:rsidRPr="00821820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6"/>
                                  <w:szCs w:val="16"/>
                                  <w:lang w:eastAsia="ru-RU"/>
                                </w:rPr>
                                <w:t>description</w:t>
                              </w:r>
                              <w:proofErr w:type="spellEnd"/>
                              <w:r w:rsidRPr="00821820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6"/>
                                  <w:szCs w:val="16"/>
                                  <w:lang w:eastAsia="ru-RU"/>
                                </w:rPr>
                                <w:t xml:space="preserve"> = "карта из </w:t>
                              </w:r>
                              <w:proofErr w:type="spellStart"/>
                              <w:r w:rsidRPr="00821820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6"/>
                                  <w:szCs w:val="16"/>
                                  <w:lang w:eastAsia="ru-RU"/>
                                </w:rPr>
                                <w:t>будщего</w:t>
                              </w:r>
                              <w:proofErr w:type="spellEnd"/>
                              <w:r w:rsidRPr="00821820">
                                <w:rPr>
                                  <w:rFonts w:ascii="Helvetica" w:eastAsia="Times New Roman" w:hAnsi="Helvetica" w:cs="Times New Roman"/>
                                  <w:color w:val="000000"/>
                                  <w:sz w:val="16"/>
                                  <w:szCs w:val="16"/>
                                  <w:lang w:eastAsia="ru-RU"/>
                                </w:rPr>
                                <w:t>"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Соединительная линия уступом 9"/>
                        <wps:cNvCnPr/>
                        <wps:spPr>
                          <a:xfrm flipH="1" flipV="1">
                            <a:off x="284671" y="1492370"/>
                            <a:ext cx="65837" cy="2626157"/>
                          </a:xfrm>
                          <a:prstGeom prst="bentConnector3">
                            <a:avLst>
                              <a:gd name="adj1" fmla="val 1550016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Соединительная линия уступом 10"/>
                        <wps:cNvCnPr/>
                        <wps:spPr>
                          <a:xfrm flipH="1" flipV="1">
                            <a:off x="4675517" y="1492370"/>
                            <a:ext cx="631501" cy="2254789"/>
                          </a:xfrm>
                          <a:prstGeom prst="bentConnector3">
                            <a:avLst>
                              <a:gd name="adj1" fmla="val -66985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F49008" id="Группа 11" o:spid="_x0000_s1028" style="position:absolute;left:0;text-align:left;margin-left:9.45pt;margin-top:72.5pt;width:427.6pt;height:427.85pt;z-index:251670528;mso-height-relative:margin" coordsize="54305,54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">
                <v:rect id="Прямоугольник 6" o:spid="_x0000_s1029" style="position:absolute;width:54305;height:25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" fillcolor="white [3201]" strokecolor="black [3200]" strokeweight="1pt">
                  <v:textbox>
                    <w:txbxContent>
                      <w:p w14:paraId="3179565E" w14:textId="0A433A09" w:rsidR="00B31EAF" w:rsidRPr="00EB1F19" w:rsidRDefault="00B31EAF" w:rsidP="00EB1F19">
                        <w:pPr>
                          <w:spacing w:after="0" w:line="240" w:lineRule="auto"/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</w:pPr>
                        <w:r w:rsidRPr="00EB1F19">
                          <w:rPr>
                            <w:rFonts w:ascii="Helvetica" w:eastAsia="Times New Roman" w:hAnsi="Helvetica" w:cs="Times New Roman"/>
                            <w:b/>
                            <w:bCs/>
                            <w:color w:val="000000"/>
                            <w:sz w:val="18"/>
                            <w:szCs w:val="18"/>
                            <w:shd w:val="clear" w:color="auto" w:fill="FBFBFB"/>
                            <w:lang w:eastAsia="ru-RU"/>
                          </w:rPr>
                          <w:t>PASSKEY</w:t>
                        </w:r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  <w:br/>
                        </w:r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  <w:br/>
                        </w:r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shd w:val="clear" w:color="auto" w:fill="FBFBFB"/>
                            <w:lang w:eastAsia="ru-RU"/>
                          </w:rPr>
                          <w:t xml:space="preserve">Экземпляр "карты идентификации" или </w:t>
                        </w:r>
                        <w:proofErr w:type="spellStart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shd w:val="clear" w:color="auto" w:fill="FBFBFB"/>
                            <w:lang w:eastAsia="ru-RU"/>
                          </w:rPr>
                          <w:t>токена</w:t>
                        </w:r>
                        <w:proofErr w:type="spellEnd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shd w:val="clear" w:color="auto" w:fill="FBFBFB"/>
                            <w:lang w:eastAsia="ru-RU"/>
                          </w:rPr>
                          <w:t xml:space="preserve">, в первом приближении в контексте </w:t>
                        </w:r>
                        <w:proofErr w:type="spellStart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shd w:val="clear" w:color="auto" w:fill="FBFBFB"/>
                            <w:lang w:eastAsia="ru-RU"/>
                          </w:rPr>
                          <w:t>RatioT.Charge</w:t>
                        </w:r>
                        <w:proofErr w:type="spellEnd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shd w:val="clear" w:color="auto" w:fill="FBFBFB"/>
                            <w:lang w:eastAsia="ru-RU"/>
                          </w:rPr>
                          <w:t xml:space="preserve"> это реализуется как физическая RFID-</w:t>
                        </w:r>
                        <w:proofErr w:type="spellStart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shd w:val="clear" w:color="auto" w:fill="FBFBFB"/>
                            <w:lang w:eastAsia="ru-RU"/>
                          </w:rPr>
                          <w:t>карта,</w:t>
                        </w:r>
                        <w:r>
                          <w:rPr>
                            <w:rFonts w:eastAsia="Times New Roman" w:cs="Times New Roman"/>
                            <w:color w:val="000000"/>
                            <w:sz w:val="18"/>
                            <w:szCs w:val="18"/>
                            <w:shd w:val="clear" w:color="auto" w:fill="FBFBFB"/>
                            <w:lang w:eastAsia="ru-RU"/>
                          </w:rPr>
                          <w:t>но</w:t>
                        </w:r>
                        <w:proofErr w:type="spellEnd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shd w:val="clear" w:color="auto" w:fill="FBFBFB"/>
                            <w:lang w:eastAsia="ru-RU"/>
                          </w:rPr>
                          <w:t xml:space="preserve"> в процессе развития системы появятся иные физические и электронные средства идентификации пользователя(</w:t>
                        </w:r>
                        <w:proofErr w:type="spellStart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shd w:val="clear" w:color="auto" w:fill="FBFBFB"/>
                            <w:lang w:eastAsia="ru-RU"/>
                          </w:rPr>
                          <w:t>OpenID</w:t>
                        </w:r>
                        <w:proofErr w:type="spellEnd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shd w:val="clear" w:color="auto" w:fill="FBFBFB"/>
                            <w:lang w:eastAsia="ru-RU"/>
                          </w:rPr>
                          <w:t xml:space="preserve">, Oauth2, </w:t>
                        </w:r>
                        <w:proofErr w:type="spellStart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shd w:val="clear" w:color="auto" w:fill="FBFBFB"/>
                            <w:lang w:eastAsia="ru-RU"/>
                          </w:rPr>
                          <w:t>nfc</w:t>
                        </w:r>
                        <w:proofErr w:type="spellEnd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shd w:val="clear" w:color="auto" w:fill="FBFBFB"/>
                            <w:lang w:eastAsia="ru-RU"/>
                          </w:rPr>
                          <w:t xml:space="preserve"> чип загранпаспорта, умные </w:t>
                        </w:r>
                        <w:proofErr w:type="spellStart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shd w:val="clear" w:color="auto" w:fill="FBFBFB"/>
                            <w:lang w:eastAsia="ru-RU"/>
                          </w:rPr>
                          <w:t>nfc</w:t>
                        </w:r>
                        <w:proofErr w:type="spellEnd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shd w:val="clear" w:color="auto" w:fill="FBFBFB"/>
                            <w:lang w:eastAsia="ru-RU"/>
                          </w:rPr>
                          <w:t xml:space="preserve">-карты, </w:t>
                        </w:r>
                        <w:proofErr w:type="spellStart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shd w:val="clear" w:color="auto" w:fill="FBFBFB"/>
                            <w:lang w:eastAsia="ru-RU"/>
                          </w:rPr>
                          <w:t>токены</w:t>
                        </w:r>
                        <w:proofErr w:type="spellEnd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shd w:val="clear" w:color="auto" w:fill="FBFBFB"/>
                            <w:lang w:eastAsia="ru-RU"/>
                          </w:rPr>
                          <w:t xml:space="preserve"> авторизации электронных систем партнеров и прочее подобное). Набор специфических для конкретной реализации карты или </w:t>
                        </w:r>
                        <w:proofErr w:type="spellStart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shd w:val="clear" w:color="auto" w:fill="FBFBFB"/>
                            <w:lang w:eastAsia="ru-RU"/>
                          </w:rPr>
                          <w:t>токена</w:t>
                        </w:r>
                        <w:proofErr w:type="spellEnd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shd w:val="clear" w:color="auto" w:fill="FBFBFB"/>
                            <w:lang w:eastAsia="ru-RU"/>
                          </w:rPr>
                          <w:t xml:space="preserve"> параметров хранится в экземпляре средства аутентификации.</w:t>
                        </w:r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  <w:br/>
                        </w:r>
                        <w:proofErr w:type="spellStart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  <w:t>appID</w:t>
                        </w:r>
                        <w:proofErr w:type="spellEnd"/>
                      </w:p>
                      <w:p w14:paraId="16F322D3" w14:textId="77777777" w:rsidR="00B31EAF" w:rsidRPr="00EB1F19" w:rsidRDefault="00B31EAF" w:rsidP="00FC0056">
                        <w:pPr>
                          <w:numPr>
                            <w:ilvl w:val="0"/>
                            <w:numId w:val="22"/>
                          </w:numPr>
                          <w:shd w:val="clear" w:color="auto" w:fill="FBFBFB"/>
                          <w:spacing w:before="100" w:beforeAutospacing="1" w:after="100" w:afterAutospacing="1" w:line="240" w:lineRule="auto"/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</w:pPr>
                        <w:proofErr w:type="spellStart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  <w:t>passkeyID</w:t>
                        </w:r>
                        <w:proofErr w:type="spellEnd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  <w:t xml:space="preserve"> - уникальный </w:t>
                        </w:r>
                        <w:proofErr w:type="spellStart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  <w:t>id</w:t>
                        </w:r>
                        <w:proofErr w:type="spellEnd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  <w:t xml:space="preserve"> карты идентификации (предпочтительно строка);</w:t>
                        </w:r>
                      </w:p>
                      <w:p w14:paraId="088BC7DB" w14:textId="77777777" w:rsidR="00B31EAF" w:rsidRPr="00EB1F19" w:rsidRDefault="00B31EAF" w:rsidP="00FC0056">
                        <w:pPr>
                          <w:numPr>
                            <w:ilvl w:val="0"/>
                            <w:numId w:val="22"/>
                          </w:numPr>
                          <w:shd w:val="clear" w:color="auto" w:fill="FBFBFB"/>
                          <w:spacing w:before="100" w:beforeAutospacing="1" w:after="100" w:afterAutospacing="1" w:line="240" w:lineRule="auto"/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</w:pPr>
                        <w:proofErr w:type="spellStart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  <w:t>userid</w:t>
                        </w:r>
                        <w:proofErr w:type="spellEnd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  <w:t xml:space="preserve"> - идентификатор пользователя, карта идентификации может идентифицировать только одного пользователя, у пользователя может быть от 0 до _много_ карт идентификации;</w:t>
                        </w:r>
                      </w:p>
                      <w:p w14:paraId="757ECFCE" w14:textId="77777777" w:rsidR="00B31EAF" w:rsidRPr="00EB1F19" w:rsidRDefault="00B31EAF" w:rsidP="00FC0056">
                        <w:pPr>
                          <w:numPr>
                            <w:ilvl w:val="0"/>
                            <w:numId w:val="22"/>
                          </w:numPr>
                          <w:shd w:val="clear" w:color="auto" w:fill="FBFBFB"/>
                          <w:spacing w:before="100" w:beforeAutospacing="1" w:after="100" w:afterAutospacing="1" w:line="240" w:lineRule="auto"/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</w:pPr>
                        <w:proofErr w:type="spellStart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  <w:t>passkeyType</w:t>
                        </w:r>
                        <w:proofErr w:type="spellEnd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  <w:t xml:space="preserve"> - выбирается из </w:t>
                        </w:r>
                        <w:proofErr w:type="spellStart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  <w:t>спика</w:t>
                        </w:r>
                        <w:proofErr w:type="spellEnd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  <w:t xml:space="preserve"> доступных, сейчас только RFID и </w:t>
                        </w:r>
                        <w:proofErr w:type="spellStart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  <w:t>site</w:t>
                        </w:r>
                        <w:proofErr w:type="spellEnd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  <w:t>;</w:t>
                        </w:r>
                      </w:p>
                      <w:p w14:paraId="1CF71B55" w14:textId="77777777" w:rsidR="00B31EAF" w:rsidRPr="00EB1F19" w:rsidRDefault="00B31EAF" w:rsidP="00FC0056">
                        <w:pPr>
                          <w:numPr>
                            <w:ilvl w:val="0"/>
                            <w:numId w:val="22"/>
                          </w:numPr>
                          <w:shd w:val="clear" w:color="auto" w:fill="FBFBFB"/>
                          <w:spacing w:before="100" w:beforeAutospacing="1" w:after="100" w:afterAutospacing="1" w:line="240" w:lineRule="auto"/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</w:pPr>
                        <w:proofErr w:type="spellStart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  <w:t>PasskeyLabel</w:t>
                        </w:r>
                        <w:proofErr w:type="spellEnd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  <w:t xml:space="preserve"> - краткое название экземпляра карты</w:t>
                        </w:r>
                      </w:p>
                      <w:p w14:paraId="4EE04B58" w14:textId="77777777" w:rsidR="00B31EAF" w:rsidRPr="00EB1F19" w:rsidRDefault="00B31EAF" w:rsidP="00FC0056">
                        <w:pPr>
                          <w:numPr>
                            <w:ilvl w:val="0"/>
                            <w:numId w:val="22"/>
                          </w:numPr>
                          <w:shd w:val="clear" w:color="auto" w:fill="FBFBFB"/>
                          <w:spacing w:before="100" w:beforeAutospacing="1" w:after="100" w:afterAutospacing="1" w:line="240" w:lineRule="auto"/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</w:pPr>
                        <w:proofErr w:type="spellStart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  <w:t>PasskeyDescription</w:t>
                        </w:r>
                        <w:proofErr w:type="spellEnd"/>
                        <w:r w:rsidRPr="00EB1F19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  <w:t xml:space="preserve"> - подробное описание</w:t>
                        </w:r>
                      </w:p>
                      <w:p w14:paraId="1AB36686" w14:textId="77777777" w:rsidR="00B31EAF" w:rsidRDefault="00B31EAF" w:rsidP="00EB1F19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7" o:spid="_x0000_s1030" style="position:absolute;top:26051;width:27666;height:28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" fillcolor="white [3201]" strokecolor="black [3200]" strokeweight="1pt">
                  <v:textbox>
                    <w:txbxContent>
                      <w:p w14:paraId="3CE9460E" w14:textId="5545505F" w:rsidR="00B31EAF" w:rsidRPr="00821820" w:rsidRDefault="00B31EAF" w:rsidP="0082182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</w:pPr>
                        <w:r w:rsidRPr="008218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16"/>
                            <w:szCs w:val="16"/>
                            <w:lang w:eastAsia="ru-RU"/>
                          </w:rPr>
                          <w:t>Карта RFID</w:t>
                        </w:r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br/>
                          <w:t xml:space="preserve">Таблица соответствия физической RFID-карты и карты идентификации. Приложение на панельке карты идентификации отображает настройки из данного набора </w:t>
                        </w:r>
                        <w:proofErr w:type="spellStart"/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>парамеров</w:t>
                        </w:r>
                        <w:proofErr w:type="spellEnd"/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>, если там задан </w:t>
                        </w:r>
                        <w:proofErr w:type="spellStart"/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>passkeyType</w:t>
                        </w:r>
                        <w:proofErr w:type="spellEnd"/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>="RFID"</w:t>
                        </w:r>
                      </w:p>
                      <w:p w14:paraId="5C3160EC" w14:textId="77777777" w:rsidR="00B31EAF" w:rsidRPr="00821820" w:rsidRDefault="00B31EAF" w:rsidP="00FC0056">
                        <w:pPr>
                          <w:numPr>
                            <w:ilvl w:val="0"/>
                            <w:numId w:val="23"/>
                          </w:num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</w:pPr>
                        <w:proofErr w:type="spellStart"/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>passkeyType</w:t>
                        </w:r>
                        <w:proofErr w:type="spellEnd"/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>="RFID"</w:t>
                        </w:r>
                      </w:p>
                      <w:p w14:paraId="6D6035C4" w14:textId="77777777" w:rsidR="00B31EAF" w:rsidRPr="00821820" w:rsidRDefault="00B31EAF" w:rsidP="00FC0056">
                        <w:pPr>
                          <w:numPr>
                            <w:ilvl w:val="0"/>
                            <w:numId w:val="23"/>
                          </w:num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</w:pPr>
                        <w:proofErr w:type="spellStart"/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>rfidCode</w:t>
                        </w:r>
                        <w:proofErr w:type="spellEnd"/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 xml:space="preserve"> - строка с уникальным UID карты идентификации, который может быть получен станцией или </w:t>
                        </w:r>
                        <w:proofErr w:type="spellStart"/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>кардридером</w:t>
                        </w:r>
                        <w:proofErr w:type="spellEnd"/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>;</w:t>
                        </w:r>
                      </w:p>
                      <w:p w14:paraId="1EFB9FF5" w14:textId="77777777" w:rsidR="00B31EAF" w:rsidRPr="00821820" w:rsidRDefault="00B31EAF" w:rsidP="00FC0056">
                        <w:pPr>
                          <w:numPr>
                            <w:ilvl w:val="0"/>
                            <w:numId w:val="23"/>
                          </w:num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</w:pPr>
                        <w:proofErr w:type="spellStart"/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>passkeyID</w:t>
                        </w:r>
                        <w:proofErr w:type="spellEnd"/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 xml:space="preserve"> - какой карте идентификации соответствует данная физическая RFID-карта. В случае RFID </w:t>
                        </w:r>
                        <w:proofErr w:type="spellStart"/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>passkeyID</w:t>
                        </w:r>
                        <w:proofErr w:type="spellEnd"/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>=</w:t>
                        </w:r>
                        <w:proofErr w:type="spellStart"/>
                        <w:proofErr w:type="gramStart"/>
                        <w:r w:rsidRPr="008218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16"/>
                            <w:szCs w:val="16"/>
                            <w:lang w:eastAsia="ru-RU"/>
                          </w:rPr>
                          <w:t>хэшфункция</w:t>
                        </w:r>
                        <w:proofErr w:type="spellEnd"/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>(</w:t>
                        </w:r>
                        <w:proofErr w:type="gramEnd"/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>UID карты)</w:t>
                        </w:r>
                      </w:p>
                      <w:p w14:paraId="3634484E" w14:textId="77777777" w:rsidR="00B31EAF" w:rsidRPr="00821820" w:rsidRDefault="00B31EAF" w:rsidP="00FC0056">
                        <w:pPr>
                          <w:numPr>
                            <w:ilvl w:val="0"/>
                            <w:numId w:val="23"/>
                          </w:num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</w:pPr>
                        <w:proofErr w:type="spellStart"/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>description</w:t>
                        </w:r>
                        <w:proofErr w:type="spellEnd"/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 xml:space="preserve"> - подробное описание, дата выпуска, срок действия и прочее</w:t>
                        </w:r>
                      </w:p>
                      <w:p w14:paraId="0EC6AB0F" w14:textId="77777777" w:rsidR="00B31EAF" w:rsidRPr="00821820" w:rsidRDefault="00B31EAF" w:rsidP="0082182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</w:pPr>
                        <w:proofErr w:type="spellStart"/>
                        <w:r w:rsidRPr="008218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16"/>
                            <w:szCs w:val="16"/>
                            <w:lang w:eastAsia="ru-RU"/>
                          </w:rPr>
                          <w:t>Хэшфункция</w:t>
                        </w:r>
                        <w:proofErr w:type="spellEnd"/>
                        <w:r w:rsidRPr="008218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16"/>
                            <w:szCs w:val="16"/>
                            <w:lang w:eastAsia="ru-RU"/>
                          </w:rPr>
                          <w:t xml:space="preserve"> - </w:t>
                        </w:r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 xml:space="preserve">зафиксированный в документации алгоритм преобразования UID RFID-карты в </w:t>
                        </w:r>
                        <w:proofErr w:type="spellStart"/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>passkeyID</w:t>
                        </w:r>
                        <w:proofErr w:type="spellEnd"/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 xml:space="preserve">. ЭЗС и платформа при считывании UID карты вычисляют </w:t>
                        </w:r>
                        <w:proofErr w:type="spellStart"/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>passkeyID</w:t>
                        </w:r>
                        <w:proofErr w:type="spellEnd"/>
                        <w:r w:rsidRPr="00821820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 xml:space="preserve"> и далее работают с ним.</w:t>
                        </w:r>
                      </w:p>
                    </w:txbxContent>
                  </v:textbox>
                </v:rect>
                <v:rect id="Прямоугольник 8" o:spid="_x0000_s1031" style="position:absolute;left:28208;top:26137;width:26092;height:28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" fillcolor="white [3201]" strokecolor="black [3200]" strokeweight="1pt">
                  <v:textbox>
                    <w:txbxContent>
                      <w:p w14:paraId="39900D69" w14:textId="272FE068" w:rsidR="00B31EAF" w:rsidRPr="00821820" w:rsidRDefault="00B31EAF" w:rsidP="0082182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</w:pPr>
                        <w:proofErr w:type="spellStart"/>
                        <w:r w:rsidRPr="00821820">
                          <w:rPr>
                            <w:rFonts w:ascii="Helvetica" w:eastAsia="Times New Roman" w:hAnsi="Helvetica" w:cs="Times New Roman"/>
                            <w:b/>
                            <w:bCs/>
                            <w:color w:val="000000"/>
                            <w:sz w:val="18"/>
                            <w:szCs w:val="18"/>
                            <w:shd w:val="clear" w:color="auto" w:fill="FBFBFB"/>
                            <w:lang w:eastAsia="ru-RU"/>
                          </w:rPr>
                          <w:t>токен</w:t>
                        </w:r>
                        <w:proofErr w:type="spellEnd"/>
                        <w:r w:rsidRPr="00821820">
                          <w:rPr>
                            <w:rFonts w:ascii="Helvetica" w:eastAsia="Times New Roman" w:hAnsi="Helvetica" w:cs="Times New Roman"/>
                            <w:b/>
                            <w:bCs/>
                            <w:color w:val="000000"/>
                            <w:sz w:val="18"/>
                            <w:szCs w:val="18"/>
                            <w:shd w:val="clear" w:color="auto" w:fill="FBFBFB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821820">
                          <w:rPr>
                            <w:rFonts w:ascii="Helvetica" w:eastAsia="Times New Roman" w:hAnsi="Helvetica" w:cs="Times New Roman"/>
                            <w:b/>
                            <w:bCs/>
                            <w:color w:val="000000"/>
                            <w:sz w:val="18"/>
                            <w:szCs w:val="18"/>
                            <w:shd w:val="clear" w:color="auto" w:fill="FBFBFB"/>
                            <w:lang w:eastAsia="ru-RU"/>
                          </w:rPr>
                          <w:t>future_card</w:t>
                        </w:r>
                        <w:proofErr w:type="spellEnd"/>
                        <w:r w:rsidRPr="00821820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  <w:br/>
                        </w:r>
                        <w:r w:rsidRPr="00821820">
                          <w:rPr>
                            <w:rFonts w:ascii="Helvetica" w:eastAsia="Times New Roman" w:hAnsi="Helvetica" w:cs="Times New Roman"/>
                            <w:color w:val="000000"/>
                            <w:sz w:val="18"/>
                            <w:szCs w:val="18"/>
                            <w:lang w:eastAsia="ru-RU"/>
                          </w:rPr>
                          <w:br/>
                        </w:r>
                        <w:r w:rsidRPr="00821820">
                          <w:rPr>
                            <w:rFonts w:ascii="Helvetica" w:eastAsia="Times New Roman" w:hAnsi="Helvetica" w:cs="Times New Roman"/>
                            <w:color w:val="000000"/>
                            <w:sz w:val="16"/>
                            <w:szCs w:val="16"/>
                            <w:shd w:val="clear" w:color="auto" w:fill="FBFBFB"/>
                            <w:lang w:eastAsia="ru-RU"/>
                          </w:rPr>
                          <w:t xml:space="preserve">Некая карта идентификации в будущем для </w:t>
                        </w:r>
                        <w:r w:rsidRPr="00821820">
                          <w:rPr>
                            <w:rFonts w:eastAsia="Times New Roman" w:cs="Times New Roman"/>
                            <w:color w:val="000000"/>
                            <w:sz w:val="16"/>
                            <w:szCs w:val="16"/>
                            <w:shd w:val="clear" w:color="auto" w:fill="FBFBFB"/>
                            <w:lang w:eastAsia="ru-RU"/>
                          </w:rPr>
                          <w:t>примера</w:t>
                        </w:r>
                        <w:r w:rsidRPr="00821820">
                          <w:rPr>
                            <w:rFonts w:ascii="Helvetica" w:eastAsia="Times New Roman" w:hAnsi="Helvetica" w:cs="Times New Roman"/>
                            <w:color w:val="000000"/>
                            <w:sz w:val="16"/>
                            <w:szCs w:val="16"/>
                            <w:lang w:eastAsia="ru-RU"/>
                          </w:rPr>
                          <w:br/>
                        </w:r>
                      </w:p>
                      <w:p w14:paraId="72A21CFD" w14:textId="77777777" w:rsidR="00B31EAF" w:rsidRPr="00821820" w:rsidRDefault="00B31EAF" w:rsidP="00FC0056">
                        <w:pPr>
                          <w:numPr>
                            <w:ilvl w:val="0"/>
                            <w:numId w:val="24"/>
                          </w:numPr>
                          <w:shd w:val="clear" w:color="auto" w:fill="FBFBFB"/>
                          <w:tabs>
                            <w:tab w:val="clear" w:pos="720"/>
                            <w:tab w:val="num" w:pos="426"/>
                          </w:tabs>
                          <w:spacing w:before="100" w:beforeAutospacing="1" w:after="100" w:afterAutospacing="1" w:line="240" w:lineRule="auto"/>
                          <w:ind w:left="0" w:hanging="11"/>
                          <w:rPr>
                            <w:rFonts w:ascii="Helvetica" w:eastAsia="Times New Roman" w:hAnsi="Helvetica" w:cs="Times New Roman"/>
                            <w:color w:val="000000"/>
                            <w:sz w:val="16"/>
                            <w:szCs w:val="16"/>
                            <w:lang w:eastAsia="ru-RU"/>
                          </w:rPr>
                        </w:pPr>
                        <w:proofErr w:type="spellStart"/>
                        <w:r w:rsidRPr="00821820">
                          <w:rPr>
                            <w:rFonts w:ascii="Helvetica" w:eastAsia="Times New Roman" w:hAnsi="Helvetica" w:cs="Times New Roman"/>
                            <w:color w:val="000000"/>
                            <w:sz w:val="16"/>
                            <w:szCs w:val="16"/>
                            <w:lang w:eastAsia="ru-RU"/>
                          </w:rPr>
                          <w:t>passkeyType</w:t>
                        </w:r>
                        <w:proofErr w:type="spellEnd"/>
                        <w:r w:rsidRPr="00821820">
                          <w:rPr>
                            <w:rFonts w:ascii="Helvetica" w:eastAsia="Times New Roman" w:hAnsi="Helvetica" w:cs="Times New Roman"/>
                            <w:color w:val="000000"/>
                            <w:sz w:val="16"/>
                            <w:szCs w:val="16"/>
                            <w:lang w:eastAsia="ru-RU"/>
                          </w:rPr>
                          <w:t>="</w:t>
                        </w:r>
                        <w:proofErr w:type="spellStart"/>
                        <w:r w:rsidRPr="00821820">
                          <w:rPr>
                            <w:rFonts w:ascii="Helvetica" w:eastAsia="Times New Roman" w:hAnsi="Helvetica" w:cs="Times New Roman"/>
                            <w:color w:val="000000"/>
                            <w:sz w:val="16"/>
                            <w:szCs w:val="16"/>
                            <w:lang w:eastAsia="ru-RU"/>
                          </w:rPr>
                          <w:t>futurecard</w:t>
                        </w:r>
                        <w:proofErr w:type="spellEnd"/>
                        <w:r w:rsidRPr="00821820">
                          <w:rPr>
                            <w:rFonts w:ascii="Helvetica" w:eastAsia="Times New Roman" w:hAnsi="Helvetica" w:cs="Times New Roman"/>
                            <w:color w:val="000000"/>
                            <w:sz w:val="16"/>
                            <w:szCs w:val="16"/>
                            <w:lang w:eastAsia="ru-RU"/>
                          </w:rPr>
                          <w:t>"</w:t>
                        </w:r>
                      </w:p>
                      <w:p w14:paraId="503F1CB5" w14:textId="77777777" w:rsidR="00B31EAF" w:rsidRPr="00821820" w:rsidRDefault="00B31EAF" w:rsidP="00FC0056">
                        <w:pPr>
                          <w:numPr>
                            <w:ilvl w:val="0"/>
                            <w:numId w:val="24"/>
                          </w:numPr>
                          <w:shd w:val="clear" w:color="auto" w:fill="FBFBFB"/>
                          <w:spacing w:before="100" w:beforeAutospacing="1" w:after="100" w:afterAutospacing="1" w:line="240" w:lineRule="auto"/>
                          <w:ind w:left="0" w:hanging="11"/>
                          <w:rPr>
                            <w:rFonts w:ascii="Helvetica" w:eastAsia="Times New Roman" w:hAnsi="Helvetica" w:cs="Times New Roman"/>
                            <w:color w:val="000000"/>
                            <w:sz w:val="16"/>
                            <w:szCs w:val="16"/>
                            <w:lang w:eastAsia="ru-RU"/>
                          </w:rPr>
                        </w:pPr>
                        <w:proofErr w:type="spellStart"/>
                        <w:r w:rsidRPr="00821820">
                          <w:rPr>
                            <w:rFonts w:ascii="Helvetica" w:eastAsia="Times New Roman" w:hAnsi="Helvetica" w:cs="Times New Roman"/>
                            <w:color w:val="000000"/>
                            <w:sz w:val="16"/>
                            <w:szCs w:val="16"/>
                            <w:lang w:eastAsia="ru-RU"/>
                          </w:rPr>
                          <w:t>futureToken</w:t>
                        </w:r>
                        <w:proofErr w:type="spellEnd"/>
                        <w:r w:rsidRPr="00821820">
                          <w:rPr>
                            <w:rFonts w:ascii="Helvetica" w:eastAsia="Times New Roman" w:hAnsi="Helvetica" w:cs="Times New Roman"/>
                            <w:color w:val="000000"/>
                            <w:sz w:val="16"/>
                            <w:szCs w:val="16"/>
                            <w:lang w:eastAsia="ru-RU"/>
                          </w:rPr>
                          <w:t>;</w:t>
                        </w:r>
                      </w:p>
                      <w:p w14:paraId="203D1CE7" w14:textId="77777777" w:rsidR="00B31EAF" w:rsidRPr="00821820" w:rsidRDefault="00B31EAF" w:rsidP="00FC0056">
                        <w:pPr>
                          <w:numPr>
                            <w:ilvl w:val="0"/>
                            <w:numId w:val="24"/>
                          </w:numPr>
                          <w:shd w:val="clear" w:color="auto" w:fill="FBFBFB"/>
                          <w:spacing w:before="100" w:beforeAutospacing="1" w:after="100" w:afterAutospacing="1" w:line="240" w:lineRule="auto"/>
                          <w:ind w:left="0" w:hanging="11"/>
                          <w:rPr>
                            <w:rFonts w:ascii="Helvetica" w:eastAsia="Times New Roman" w:hAnsi="Helvetica" w:cs="Times New Roman"/>
                            <w:color w:val="000000"/>
                            <w:sz w:val="16"/>
                            <w:szCs w:val="16"/>
                            <w:lang w:eastAsia="ru-RU"/>
                          </w:rPr>
                        </w:pPr>
                        <w:proofErr w:type="spellStart"/>
                        <w:r w:rsidRPr="00821820">
                          <w:rPr>
                            <w:rFonts w:ascii="Helvetica" w:eastAsia="Times New Roman" w:hAnsi="Helvetica" w:cs="Times New Roman"/>
                            <w:color w:val="000000"/>
                            <w:sz w:val="16"/>
                            <w:szCs w:val="16"/>
                            <w:lang w:eastAsia="ru-RU"/>
                          </w:rPr>
                          <w:t>passkeyID</w:t>
                        </w:r>
                        <w:proofErr w:type="spellEnd"/>
                        <w:r w:rsidRPr="00821820">
                          <w:rPr>
                            <w:rFonts w:ascii="Helvetica" w:eastAsia="Times New Roman" w:hAnsi="Helvetica" w:cs="Times New Roman"/>
                            <w:color w:val="000000"/>
                            <w:sz w:val="16"/>
                            <w:szCs w:val="16"/>
                            <w:lang w:eastAsia="ru-RU"/>
                          </w:rPr>
                          <w:t xml:space="preserve"> - какой карте идентификации соответствует данная физическая карта.</w:t>
                        </w:r>
                      </w:p>
                      <w:p w14:paraId="638A98E4" w14:textId="77777777" w:rsidR="00B31EAF" w:rsidRPr="00821820" w:rsidRDefault="00B31EAF" w:rsidP="00FC0056">
                        <w:pPr>
                          <w:numPr>
                            <w:ilvl w:val="0"/>
                            <w:numId w:val="24"/>
                          </w:numPr>
                          <w:shd w:val="clear" w:color="auto" w:fill="FBFBFB"/>
                          <w:spacing w:before="100" w:beforeAutospacing="1" w:after="100" w:afterAutospacing="1" w:line="240" w:lineRule="auto"/>
                          <w:ind w:left="0" w:hanging="11"/>
                          <w:rPr>
                            <w:rFonts w:ascii="Helvetica" w:eastAsia="Times New Roman" w:hAnsi="Helvetica" w:cs="Times New Roman"/>
                            <w:color w:val="000000"/>
                            <w:sz w:val="16"/>
                            <w:szCs w:val="16"/>
                            <w:lang w:eastAsia="ru-RU"/>
                          </w:rPr>
                        </w:pPr>
                        <w:proofErr w:type="spellStart"/>
                        <w:r w:rsidRPr="00821820">
                          <w:rPr>
                            <w:rFonts w:ascii="Helvetica" w:eastAsia="Times New Roman" w:hAnsi="Helvetica" w:cs="Times New Roman"/>
                            <w:color w:val="000000"/>
                            <w:sz w:val="16"/>
                            <w:szCs w:val="16"/>
                            <w:lang w:eastAsia="ru-RU"/>
                          </w:rPr>
                          <w:t>description</w:t>
                        </w:r>
                        <w:proofErr w:type="spellEnd"/>
                        <w:r w:rsidRPr="00821820">
                          <w:rPr>
                            <w:rFonts w:ascii="Helvetica" w:eastAsia="Times New Roman" w:hAnsi="Helvetica" w:cs="Times New Roman"/>
                            <w:color w:val="000000"/>
                            <w:sz w:val="16"/>
                            <w:szCs w:val="16"/>
                            <w:lang w:eastAsia="ru-RU"/>
                          </w:rPr>
                          <w:t xml:space="preserve"> = "карта из </w:t>
                        </w:r>
                        <w:proofErr w:type="spellStart"/>
                        <w:r w:rsidRPr="00821820">
                          <w:rPr>
                            <w:rFonts w:ascii="Helvetica" w:eastAsia="Times New Roman" w:hAnsi="Helvetica" w:cs="Times New Roman"/>
                            <w:color w:val="000000"/>
                            <w:sz w:val="16"/>
                            <w:szCs w:val="16"/>
                            <w:lang w:eastAsia="ru-RU"/>
                          </w:rPr>
                          <w:t>будщего</w:t>
                        </w:r>
                        <w:proofErr w:type="spellEnd"/>
                        <w:r w:rsidRPr="00821820">
                          <w:rPr>
                            <w:rFonts w:ascii="Helvetica" w:eastAsia="Times New Roman" w:hAnsi="Helvetica" w:cs="Times New Roman"/>
                            <w:color w:val="000000"/>
                            <w:sz w:val="16"/>
                            <w:szCs w:val="16"/>
                            <w:lang w:eastAsia="ru-RU"/>
                          </w:rPr>
                          <w:t>"</w:t>
                        </w: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ная линия уступом 9" o:spid="_x0000_s1032" type="#_x0000_t34" style="position:absolute;left:2846;top:14923;width:659;height:26262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" adj="334803" strokecolor="#5b9bd5 [3204]" strokeweight=".5pt">
                  <v:stroke endarrow="block"/>
                </v:shape>
                <v:shape id="Соединительная линия уступом 10" o:spid="_x0000_s1033" type="#_x0000_t34" style="position:absolute;left:46755;top:14923;width:6315;height:22548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" adj="-14469" strokecolor="#5b9bd5 [3204]" strokeweight=".5pt">
                  <v:stroke endarrow="block"/>
                </v:shape>
                <w10:wrap type="topAndBottom"/>
              </v:group>
            </w:pict>
          </mc:Fallback>
        </mc:AlternateContent>
      </w:r>
      <w:r w:rsidR="00B45172">
        <w:t xml:space="preserve">В модуле </w:t>
      </w:r>
      <w:r w:rsidR="00B45172">
        <w:rPr>
          <w:lang w:val="en-US"/>
        </w:rPr>
        <w:t>Charge</w:t>
      </w:r>
      <w:r w:rsidR="00B45172" w:rsidRPr="00B45172">
        <w:t xml:space="preserve"> </w:t>
      </w:r>
      <w:r w:rsidR="00B45172">
        <w:t xml:space="preserve">работа с </w:t>
      </w:r>
      <w:r w:rsidR="00B45172">
        <w:rPr>
          <w:lang w:val="en-US"/>
        </w:rPr>
        <w:t>RFID</w:t>
      </w:r>
      <w:r w:rsidR="00B45172" w:rsidRPr="00B45172">
        <w:t>-</w:t>
      </w:r>
      <w:r w:rsidR="00B45172">
        <w:t xml:space="preserve">каратами ведется по </w:t>
      </w:r>
      <w:proofErr w:type="spellStart"/>
      <w:r w:rsidR="00B45172">
        <w:rPr>
          <w:lang w:val="en-US"/>
        </w:rPr>
        <w:t>PasskeyID</w:t>
      </w:r>
      <w:proofErr w:type="spellEnd"/>
      <w:r w:rsidR="00B45172" w:rsidRPr="00B45172">
        <w:t xml:space="preserve"> </w:t>
      </w:r>
      <w:r w:rsidR="00B45172">
        <w:t>(</w:t>
      </w:r>
      <w:proofErr w:type="spellStart"/>
      <w:r w:rsidR="00B45172">
        <w:t>хэшфункция</w:t>
      </w:r>
      <w:proofErr w:type="spellEnd"/>
      <w:r w:rsidR="00B45172">
        <w:t xml:space="preserve"> от </w:t>
      </w:r>
      <w:r w:rsidR="00B45172">
        <w:rPr>
          <w:lang w:val="en-US"/>
        </w:rPr>
        <w:t>UID</w:t>
      </w:r>
      <w:r w:rsidR="00B45172" w:rsidRPr="00B45172">
        <w:t xml:space="preserve"> </w:t>
      </w:r>
      <w:r w:rsidR="00B45172">
        <w:t>карты</w:t>
      </w:r>
      <w:r w:rsidR="00B45172" w:rsidRPr="00B45172">
        <w:t xml:space="preserve">, </w:t>
      </w:r>
      <w:r w:rsidR="00B45172">
        <w:rPr>
          <w:lang w:val="en-US"/>
        </w:rPr>
        <w:t>UID</w:t>
      </w:r>
      <w:r w:rsidR="00B45172" w:rsidRPr="00B45172">
        <w:t xml:space="preserve"> </w:t>
      </w:r>
      <w:r w:rsidR="00B45172">
        <w:t>–</w:t>
      </w:r>
      <w:r w:rsidR="00B45172" w:rsidRPr="00B45172">
        <w:t xml:space="preserve"> </w:t>
      </w:r>
      <w:r w:rsidR="00B45172">
        <w:t xml:space="preserve">уникальный номер, который может быть считан непосредственно из карты). </w:t>
      </w:r>
      <w:r w:rsidR="004D2EA8">
        <w:t xml:space="preserve">Алгоритм, по которому работает </w:t>
      </w:r>
      <w:proofErr w:type="spellStart"/>
      <w:r w:rsidR="004D2EA8">
        <w:t>хэшфункция</w:t>
      </w:r>
      <w:proofErr w:type="spellEnd"/>
      <w:r w:rsidR="004D2EA8">
        <w:t>:</w:t>
      </w:r>
      <w:r w:rsidR="004D2EA8">
        <w:br/>
      </w:r>
      <w:r w:rsidR="004D2EA8" w:rsidRPr="004D2EA8">
        <w:rPr>
          <w:sz w:val="40"/>
          <w:highlight w:val="yellow"/>
        </w:rPr>
        <w:t>&lt;добавить описание алгоритма в Июле 2024&gt;</w:t>
      </w:r>
    </w:p>
    <w:p w14:paraId="6F2DF45D" w14:textId="51047976" w:rsidR="00787802" w:rsidRPr="00D5788A" w:rsidRDefault="00787802" w:rsidP="00787802">
      <w:pPr>
        <w:pStyle w:val="21"/>
        <w:rPr>
          <w:rPrChange w:id="38" w:author="Буссе Дмитрий Александрович" w:date="2024-06-26T12:27:00Z">
            <w:rPr>
              <w:lang w:val="en-US"/>
            </w:rPr>
          </w:rPrChange>
        </w:rPr>
      </w:pPr>
      <w:r>
        <w:t xml:space="preserve"> </w:t>
      </w:r>
    </w:p>
    <w:p w14:paraId="38CFD929" w14:textId="0E2965E2" w:rsidR="00EA441B" w:rsidRDefault="00AB63F1" w:rsidP="008536D8">
      <w:pPr>
        <w:pStyle w:val="2"/>
        <w:pageBreakBefore/>
      </w:pPr>
      <w:bookmarkStart w:id="39" w:name="_Toc168993454"/>
      <w:r>
        <w:lastRenderedPageBreak/>
        <w:t>Функции</w:t>
      </w:r>
      <w:r w:rsidR="00EA441B">
        <w:t xml:space="preserve"> Платформы</w:t>
      </w:r>
      <w:r w:rsidR="00E13652">
        <w:t>.</w:t>
      </w:r>
      <w:bookmarkEnd w:id="39"/>
    </w:p>
    <w:p w14:paraId="18CACB32" w14:textId="2FC3F80D" w:rsidR="00265C9B" w:rsidRDefault="00265C9B" w:rsidP="00FC1C66">
      <w:pPr>
        <w:pStyle w:val="3"/>
      </w:pPr>
      <w:bookmarkStart w:id="40" w:name="_Toc168993455"/>
      <w:r>
        <w:t xml:space="preserve">Функционал </w:t>
      </w:r>
      <w:proofErr w:type="spellStart"/>
      <w:r w:rsidRPr="00265C9B">
        <w:t>web</w:t>
      </w:r>
      <w:proofErr w:type="spellEnd"/>
      <w:r w:rsidRPr="00265C9B">
        <w:t>-</w:t>
      </w:r>
      <w:r>
        <w:t>интерфейса</w:t>
      </w:r>
      <w:r w:rsidR="00E13652">
        <w:t>.</w:t>
      </w:r>
      <w:bookmarkEnd w:id="40"/>
    </w:p>
    <w:p w14:paraId="36E1F3B6" w14:textId="77777777" w:rsidR="006F4533" w:rsidRDefault="009006E0" w:rsidP="00CD506C">
      <w:pPr>
        <w:pStyle w:val="4"/>
      </w:pPr>
      <w:bookmarkStart w:id="41" w:name="_Toc168993456"/>
      <w:r w:rsidRPr="009006E0">
        <w:t>Адаптивная верстка.</w:t>
      </w:r>
      <w:bookmarkEnd w:id="41"/>
      <w:r>
        <w:t xml:space="preserve"> </w:t>
      </w:r>
    </w:p>
    <w:p w14:paraId="154F6FF3" w14:textId="3C446EA0" w:rsidR="00265C9B" w:rsidRDefault="00265C9B" w:rsidP="00265C9B">
      <w:pPr>
        <w:pStyle w:val="21"/>
      </w:pPr>
      <w:r w:rsidRPr="00265C9B">
        <w:t>Веб-интерфейс адаптирован для отображения на ПК, планшете и телефоне и автоматически масштабируется при изменении размеров окна браузера</w:t>
      </w:r>
      <w:r w:rsidR="00783AB4">
        <w:t xml:space="preserve"> как на уровне компоновки интерфейса (например, плитки компонентов выстраиваются на экране под оптимальное заполнение), так и на уровне компонентов (например, «хлебные крошки» редуцируются по ширине до 2 элементов).</w:t>
      </w:r>
    </w:p>
    <w:p w14:paraId="50A26453" w14:textId="2FC3BBE5" w:rsidR="00145C3A" w:rsidRDefault="00145C3A" w:rsidP="00145C3A">
      <w:pPr>
        <w:pStyle w:val="4"/>
      </w:pPr>
      <w:bookmarkStart w:id="42" w:name="_Toc168993457"/>
      <w:r>
        <w:t>Браузеры</w:t>
      </w:r>
      <w:bookmarkEnd w:id="42"/>
    </w:p>
    <w:p w14:paraId="7D493592" w14:textId="7A0D4035" w:rsidR="00145C3A" w:rsidRPr="00145C3A" w:rsidRDefault="00145C3A" w:rsidP="00145C3A">
      <w:pPr>
        <w:pStyle w:val="21"/>
      </w:pPr>
      <w:r w:rsidRPr="00265C9B">
        <w:t>Веб-интерфейс</w:t>
      </w:r>
      <w:r>
        <w:t xml:space="preserve"> успешно работает в современных версиях </w:t>
      </w:r>
      <w:r w:rsidR="0011574E">
        <w:t>наиболее распространенных браузеров</w:t>
      </w:r>
      <w:r>
        <w:t>.</w:t>
      </w:r>
    </w:p>
    <w:p w14:paraId="23868729" w14:textId="77777777" w:rsidR="00614D26" w:rsidRDefault="00614D26" w:rsidP="00614D26">
      <w:pPr>
        <w:pStyle w:val="4"/>
      </w:pPr>
      <w:bookmarkStart w:id="43" w:name="_Toc168993458"/>
      <w:r w:rsidRPr="009006E0">
        <w:t>Перевод</w:t>
      </w:r>
      <w:r>
        <w:t xml:space="preserve"> интерфейса.</w:t>
      </w:r>
      <w:bookmarkEnd w:id="43"/>
      <w:r>
        <w:t xml:space="preserve"> </w:t>
      </w:r>
    </w:p>
    <w:p w14:paraId="7AFBE71D" w14:textId="77777777" w:rsidR="00614D26" w:rsidRDefault="00614D26" w:rsidP="00614D26">
      <w:pPr>
        <w:pStyle w:val="21"/>
      </w:pPr>
      <w:r w:rsidRPr="009006E0">
        <w:t xml:space="preserve">Реализован механизм перевода интерфейса на </w:t>
      </w:r>
      <w:r>
        <w:t>2-6 языков</w:t>
      </w:r>
      <w:r w:rsidRPr="009006E0">
        <w:t xml:space="preserve"> (</w:t>
      </w:r>
      <w:r>
        <w:t xml:space="preserve">на этапе разработки </w:t>
      </w:r>
      <w:r w:rsidRPr="009006E0">
        <w:t xml:space="preserve">русский и </w:t>
      </w:r>
      <w:r>
        <w:t>английский</w:t>
      </w:r>
      <w:r w:rsidRPr="009006E0">
        <w:t>)</w:t>
      </w:r>
      <w:r>
        <w:t xml:space="preserve">. Для упрощения перевода существует механизм выгрузки </w:t>
      </w:r>
      <w:r>
        <w:rPr>
          <w:lang w:val="en-US"/>
        </w:rPr>
        <w:t>CSV</w:t>
      </w:r>
      <w:r w:rsidRPr="00BC52B4">
        <w:t>-</w:t>
      </w:r>
      <w:r>
        <w:t>файла, в котором для каждой записи с трансляцией на национальные языки кроме рабочих полей перевода есть служебное поле с признаками для более четкого определения контекста применения надписи (исключен вариант «словаря» для универсального автоматического перевода без учета контекста).</w:t>
      </w:r>
    </w:p>
    <w:p w14:paraId="2CDE3EB8" w14:textId="77777777" w:rsidR="006F4533" w:rsidRDefault="00614D26" w:rsidP="005F2F90">
      <w:pPr>
        <w:pStyle w:val="4"/>
      </w:pPr>
      <w:bookmarkStart w:id="44" w:name="_Toc168993459"/>
      <w:r>
        <w:t>Настраиваемый внешний вид</w:t>
      </w:r>
      <w:r w:rsidR="009006E0" w:rsidRPr="009006E0">
        <w:t>.</w:t>
      </w:r>
      <w:bookmarkEnd w:id="44"/>
      <w:r w:rsidR="009006E0">
        <w:t xml:space="preserve"> </w:t>
      </w:r>
    </w:p>
    <w:p w14:paraId="6518E3FF" w14:textId="77777777" w:rsidR="009006E0" w:rsidRDefault="008F3D9C" w:rsidP="00265C9B">
      <w:pPr>
        <w:pStyle w:val="21"/>
      </w:pPr>
      <w:r>
        <w:t xml:space="preserve">Внешний вид </w:t>
      </w:r>
      <w:r>
        <w:rPr>
          <w:lang w:val="en-US"/>
        </w:rPr>
        <w:t>web</w:t>
      </w:r>
      <w:r w:rsidRPr="008F3D9C">
        <w:t>-</w:t>
      </w:r>
      <w:r>
        <w:t xml:space="preserve">интерфейса (цвета, шрифты, логотипы компании) динамически изменяется при переключении </w:t>
      </w:r>
      <w:r w:rsidR="00614D26">
        <w:t xml:space="preserve">пользователем </w:t>
      </w:r>
      <w:r>
        <w:t xml:space="preserve">активного пространства. </w:t>
      </w:r>
    </w:p>
    <w:p w14:paraId="06EF8E99" w14:textId="77777777" w:rsidR="006F4533" w:rsidRDefault="006F4533" w:rsidP="005F2F90">
      <w:pPr>
        <w:pStyle w:val="4"/>
      </w:pPr>
      <w:bookmarkStart w:id="45" w:name="_Toc168993460"/>
      <w:r>
        <w:t>Адаптивные иконки</w:t>
      </w:r>
      <w:r w:rsidR="009006E0" w:rsidRPr="009006E0">
        <w:t>.</w:t>
      </w:r>
      <w:bookmarkEnd w:id="45"/>
      <w:r w:rsidR="009006E0">
        <w:t xml:space="preserve"> </w:t>
      </w:r>
    </w:p>
    <w:p w14:paraId="2F3E38B5" w14:textId="77777777" w:rsidR="008F3D9C" w:rsidRDefault="008F3D9C" w:rsidP="00265C9B">
      <w:pPr>
        <w:pStyle w:val="21"/>
      </w:pPr>
      <w:r>
        <w:t>Предусмотрен механизм изменения внешнего вида (фон и линии) рабочих иконок (элементов навигации, устройств и т.п.) в соответствии с общим оформлением интерфейса.</w:t>
      </w:r>
      <w:r w:rsidR="009006E0">
        <w:t xml:space="preserve"> У иконок и значков без видимой подписи (статусы, индикаторы состояния) обязательно предусмотрена расшифровка во всплывающей подсказке.</w:t>
      </w:r>
    </w:p>
    <w:p w14:paraId="01124948" w14:textId="77777777" w:rsidR="00614D26" w:rsidRDefault="00614D26" w:rsidP="00614D26">
      <w:pPr>
        <w:pStyle w:val="4"/>
      </w:pPr>
      <w:bookmarkStart w:id="46" w:name="_Toc168993461"/>
      <w:r>
        <w:t>Многофакторная авторизация с запоминанием устройства.</w:t>
      </w:r>
      <w:bookmarkEnd w:id="46"/>
      <w:r>
        <w:t xml:space="preserve"> </w:t>
      </w:r>
    </w:p>
    <w:p w14:paraId="3591F43F" w14:textId="77777777" w:rsidR="00614D26" w:rsidRDefault="00614D26" w:rsidP="00614D26">
      <w:pPr>
        <w:pStyle w:val="21"/>
      </w:pPr>
      <w:r w:rsidRPr="00CD506C">
        <w:t>Логин пользователя</w:t>
      </w:r>
      <w:r>
        <w:rPr>
          <w:b/>
        </w:rPr>
        <w:t xml:space="preserve"> </w:t>
      </w:r>
      <w:r w:rsidRPr="00626B0D">
        <w:t>происходит через 2-факторную авторизацию (</w:t>
      </w:r>
      <w:r>
        <w:t xml:space="preserve">метод настраивается </w:t>
      </w:r>
      <w:r w:rsidRPr="00626B0D">
        <w:t>пользователем</w:t>
      </w:r>
      <w:r>
        <w:t xml:space="preserve"> в своем профиле) и запоминание устройства, с которого был выполнен вход. При повторном логине авторизация проходит «прозрачно» без ввода пароля. При потере связи </w:t>
      </w:r>
      <w:proofErr w:type="spellStart"/>
      <w:r>
        <w:t>бэкенда</w:t>
      </w:r>
      <w:proofErr w:type="spellEnd"/>
      <w:r>
        <w:t xml:space="preserve"> и </w:t>
      </w:r>
      <w:proofErr w:type="spellStart"/>
      <w:r>
        <w:t>фронтенда</w:t>
      </w:r>
      <w:proofErr w:type="spellEnd"/>
      <w:r>
        <w:t xml:space="preserve"> и последующем восстановлении связи пользователь продолжает работу с того экрана, где была прервана связь.</w:t>
      </w:r>
    </w:p>
    <w:p w14:paraId="3B53EB5B" w14:textId="77777777" w:rsidR="00614D26" w:rsidRDefault="00614D26" w:rsidP="00614D26">
      <w:pPr>
        <w:pStyle w:val="4"/>
      </w:pPr>
      <w:bookmarkStart w:id="47" w:name="_Toc168993462"/>
      <w:r w:rsidRPr="00384597">
        <w:t xml:space="preserve">Индикация связи с </w:t>
      </w:r>
      <w:proofErr w:type="spellStart"/>
      <w:r w:rsidRPr="00384597">
        <w:t>бэкендом</w:t>
      </w:r>
      <w:proofErr w:type="spellEnd"/>
      <w:r>
        <w:t>.</w:t>
      </w:r>
      <w:bookmarkEnd w:id="47"/>
      <w:r>
        <w:t xml:space="preserve"> </w:t>
      </w:r>
    </w:p>
    <w:p w14:paraId="1D78D887" w14:textId="77777777" w:rsidR="00614D26" w:rsidRDefault="00614D26" w:rsidP="00614D26">
      <w:pPr>
        <w:pStyle w:val="21"/>
      </w:pPr>
      <w:r>
        <w:t xml:space="preserve">При потере связи </w:t>
      </w:r>
      <w:proofErr w:type="spellStart"/>
      <w:r>
        <w:t>фронтенда</w:t>
      </w:r>
      <w:proofErr w:type="spellEnd"/>
      <w:r>
        <w:t xml:space="preserve"> и </w:t>
      </w:r>
      <w:proofErr w:type="spellStart"/>
      <w:r>
        <w:t>бэкенда</w:t>
      </w:r>
      <w:proofErr w:type="spellEnd"/>
      <w:r>
        <w:t xml:space="preserve"> или при аварийном обрыве сессии пользователя работа </w:t>
      </w:r>
      <w:proofErr w:type="spellStart"/>
      <w:r>
        <w:t>фронтенда</w:t>
      </w:r>
      <w:proofErr w:type="spellEnd"/>
      <w:r>
        <w:t xml:space="preserve"> останавливается и выводится явным образом сообщение о проблемах со связью. </w:t>
      </w:r>
    </w:p>
    <w:p w14:paraId="40177E0C" w14:textId="77777777" w:rsidR="006F4533" w:rsidRDefault="00442EB4" w:rsidP="005F2F90">
      <w:pPr>
        <w:pStyle w:val="4"/>
      </w:pPr>
      <w:bookmarkStart w:id="48" w:name="_Toc168993463"/>
      <w:r>
        <w:t>Способы</w:t>
      </w:r>
      <w:r w:rsidR="00BC52B4" w:rsidRPr="00BC52B4">
        <w:t xml:space="preserve"> ввода.</w:t>
      </w:r>
      <w:bookmarkEnd w:id="48"/>
      <w:r w:rsidR="00BC52B4">
        <w:t xml:space="preserve"> </w:t>
      </w:r>
    </w:p>
    <w:p w14:paraId="604B6561" w14:textId="77777777" w:rsidR="00EE71BB" w:rsidRDefault="00442EB4" w:rsidP="002F293C">
      <w:pPr>
        <w:pStyle w:val="21"/>
      </w:pPr>
      <w:r w:rsidRPr="00442EB4">
        <w:t xml:space="preserve">В </w:t>
      </w:r>
      <w:r w:rsidRPr="00442EB4">
        <w:rPr>
          <w:lang w:val="en-US"/>
        </w:rPr>
        <w:t>web</w:t>
      </w:r>
      <w:r w:rsidRPr="00442EB4">
        <w:t>-интерфейсе</w:t>
      </w:r>
      <w:r>
        <w:rPr>
          <w:b/>
        </w:rPr>
        <w:t xml:space="preserve"> </w:t>
      </w:r>
      <w:r>
        <w:t>т</w:t>
      </w:r>
      <w:r w:rsidRPr="00442EB4">
        <w:t xml:space="preserve">екстовые и </w:t>
      </w:r>
      <w:r>
        <w:t xml:space="preserve">числовые </w:t>
      </w:r>
      <w:r w:rsidRPr="00442EB4">
        <w:t>поля для</w:t>
      </w:r>
      <w:r>
        <w:rPr>
          <w:b/>
        </w:rPr>
        <w:t xml:space="preserve"> </w:t>
      </w:r>
      <w:r w:rsidRPr="00442EB4">
        <w:t>ввода</w:t>
      </w:r>
      <w:r>
        <w:t xml:space="preserve"> могут заполняться как с клавиатуры и подобных </w:t>
      </w:r>
      <w:r>
        <w:rPr>
          <w:lang w:val="en-US"/>
        </w:rPr>
        <w:t>HID</w:t>
      </w:r>
      <w:r w:rsidRPr="00442EB4">
        <w:t>-</w:t>
      </w:r>
      <w:r>
        <w:t>устройств (</w:t>
      </w:r>
      <w:r w:rsidR="00EE71BB">
        <w:t xml:space="preserve">штрих-сканеры и </w:t>
      </w:r>
      <w:proofErr w:type="spellStart"/>
      <w:r w:rsidR="00EE71BB">
        <w:rPr>
          <w:lang w:val="en-US"/>
        </w:rPr>
        <w:t>rfid</w:t>
      </w:r>
      <w:proofErr w:type="spellEnd"/>
      <w:r w:rsidR="00EE71BB" w:rsidRPr="00EE71BB">
        <w:t>-</w:t>
      </w:r>
      <w:r w:rsidR="00EE71BB">
        <w:t xml:space="preserve">считыватели с эмуляцией клавиатуры ПК), так и при помощи специального </w:t>
      </w:r>
      <w:r w:rsidR="00EE71BB" w:rsidRPr="005C5DFF">
        <w:t xml:space="preserve">компонента </w:t>
      </w:r>
      <w:r w:rsidR="002F293C" w:rsidRPr="005C5DFF">
        <w:t>ввода значений</w:t>
      </w:r>
      <w:r w:rsidR="005C5DFF">
        <w:t>.</w:t>
      </w:r>
      <w:r w:rsidR="002F293C">
        <w:rPr>
          <w:b/>
        </w:rPr>
        <w:t xml:space="preserve"> </w:t>
      </w:r>
      <w:r w:rsidR="002F293C">
        <w:t>Поля ввода значений могут быть настроены так, что к ним в компактном и наглядном виде прикрепляется кнопка вызова специального компонента.</w:t>
      </w:r>
      <w:r w:rsidR="005C5DFF">
        <w:t xml:space="preserve"> </w:t>
      </w:r>
    </w:p>
    <w:p w14:paraId="477D1DF8" w14:textId="77777777" w:rsidR="006F4533" w:rsidRDefault="005C5DFF" w:rsidP="005F2F90">
      <w:pPr>
        <w:pStyle w:val="4"/>
      </w:pPr>
      <w:bookmarkStart w:id="49" w:name="_Toc168993464"/>
      <w:r>
        <w:lastRenderedPageBreak/>
        <w:t xml:space="preserve">Сканер </w:t>
      </w:r>
      <w:r w:rsidRPr="002F293C">
        <w:rPr>
          <w:lang w:val="en-US"/>
        </w:rPr>
        <w:t>QR</w:t>
      </w:r>
      <w:r w:rsidRPr="002F293C">
        <w:t xml:space="preserve"> и штрих-кодов через веб-камеру</w:t>
      </w:r>
      <w:r w:rsidR="006F4533">
        <w:t>.</w:t>
      </w:r>
      <w:bookmarkEnd w:id="49"/>
      <w:r>
        <w:t xml:space="preserve"> </w:t>
      </w:r>
    </w:p>
    <w:p w14:paraId="25F383DE" w14:textId="78C3C1B0" w:rsidR="005C5DFF" w:rsidRDefault="006F4533" w:rsidP="005C5DFF">
      <w:pPr>
        <w:pStyle w:val="21"/>
        <w:rPr>
          <w:ins w:id="50" w:author="Буссе Дмитрий Александрович" w:date="2024-04-05T09:38:00Z"/>
        </w:rPr>
      </w:pPr>
      <w:r>
        <w:t>Р</w:t>
      </w:r>
      <w:r w:rsidR="005C5DFF">
        <w:t xml:space="preserve">азрабатывается специальный компонент ввода </w:t>
      </w:r>
      <w:r>
        <w:t xml:space="preserve">для ввода данных со штрих-кодов и </w:t>
      </w:r>
      <w:proofErr w:type="gramStart"/>
      <w:r>
        <w:rPr>
          <w:lang w:val="en-US"/>
        </w:rPr>
        <w:t>QR</w:t>
      </w:r>
      <w:r w:rsidRPr="006F4533">
        <w:t>-</w:t>
      </w:r>
      <w:r>
        <w:t>кодов</w:t>
      </w:r>
      <w:proofErr w:type="gramEnd"/>
      <w:r>
        <w:t xml:space="preserve"> распознанных через веб-камеру устройства</w:t>
      </w:r>
      <w:r w:rsidR="005C5DFF">
        <w:t>. Архитектура Платформы допускает разработку дополнительных специальных компонентов ввода.</w:t>
      </w:r>
    </w:p>
    <w:p w14:paraId="08EA865C" w14:textId="79A2F496" w:rsidR="001568CE" w:rsidRPr="001568CE" w:rsidRDefault="001568CE" w:rsidP="006D78DE">
      <w:pPr>
        <w:pStyle w:val="21"/>
        <w:ind w:firstLine="0"/>
      </w:pPr>
      <w:ins w:id="51" w:author="Буссе Дмитрий Александрович" w:date="2024-04-05T09:38:00Z">
        <w:r>
          <w:tab/>
        </w:r>
      </w:ins>
      <w:ins w:id="52" w:author="Буссе Дмитрий Александрович" w:date="2024-04-05T09:40:00Z">
        <w:r>
          <w:t xml:space="preserve">Окно сканера открывается в оверлее над основной страницей, имеет кнопку отмены или закрытия, закрывается автоматически при успешном считывании </w:t>
        </w:r>
      </w:ins>
      <w:ins w:id="53" w:author="Буссе Дмитрий Александрович" w:date="2024-04-05T09:41:00Z">
        <w:r>
          <w:t xml:space="preserve">и передаче </w:t>
        </w:r>
      </w:ins>
      <w:ins w:id="54" w:author="Буссе Дмитрий Александрович" w:date="2024-04-05T09:40:00Z">
        <w:r>
          <w:t>кода</w:t>
        </w:r>
      </w:ins>
      <w:ins w:id="55" w:author="Буссе Дмитрий Александрович" w:date="2024-04-05T09:41:00Z">
        <w:r>
          <w:t xml:space="preserve"> в целевое поле</w:t>
        </w:r>
      </w:ins>
      <w:ins w:id="56" w:author="Буссе Дмитрий Александрович" w:date="2024-04-05T09:40:00Z">
        <w:r>
          <w:t>.</w:t>
        </w:r>
      </w:ins>
      <w:ins w:id="57" w:author="Буссе Дмитрий Александрович" w:date="2024-04-05T09:41:00Z">
        <w:r>
          <w:t xml:space="preserve"> Успешное считывание означает, что код не просто расшифрован</w:t>
        </w:r>
      </w:ins>
      <w:ins w:id="58" w:author="Буссе Дмитрий Александрович" w:date="2024-04-05T09:45:00Z">
        <w:r w:rsidR="006D78DE">
          <w:t>,</w:t>
        </w:r>
      </w:ins>
      <w:ins w:id="59" w:author="Буссе Дмитрий Александрович" w:date="2024-04-05T09:46:00Z">
        <w:r w:rsidR="006D78DE">
          <w:t xml:space="preserve"> но и проверен </w:t>
        </w:r>
        <w:proofErr w:type="spellStart"/>
        <w:r w:rsidR="006D78DE">
          <w:t>бэкендом</w:t>
        </w:r>
        <w:proofErr w:type="spellEnd"/>
        <w:r w:rsidR="006D78DE">
          <w:t xml:space="preserve"> либо на наличие в базе существующих сущностей (например</w:t>
        </w:r>
      </w:ins>
      <w:ins w:id="60" w:author="Буссе Дмитрий Александрович" w:date="2024-04-05T09:47:00Z">
        <w:r w:rsidR="006D78DE">
          <w:t>,</w:t>
        </w:r>
      </w:ins>
      <w:ins w:id="61" w:author="Буссе Дмитрий Александрович" w:date="2024-04-05T09:46:00Z">
        <w:r w:rsidR="006D78DE">
          <w:t xml:space="preserve"> распознан номер и по нему найдена существующая </w:t>
        </w:r>
      </w:ins>
      <w:ins w:id="62" w:author="Буссе Дмитрий Александрович" w:date="2024-04-05T09:47:00Z">
        <w:r w:rsidR="006D78DE">
          <w:t>ЭЗС), либо на корректность составления (например</w:t>
        </w:r>
      </w:ins>
      <w:ins w:id="63" w:author="Буссе Дмитрий Александрович" w:date="2024-04-05T09:55:00Z">
        <w:r w:rsidR="00CF5C23">
          <w:t>,</w:t>
        </w:r>
      </w:ins>
      <w:ins w:id="64" w:author="Буссе Дмитрий Александрович" w:date="2024-04-05T09:47:00Z">
        <w:r w:rsidR="006D78DE">
          <w:t xml:space="preserve"> мак-адрес новой станции считан и проверен на соответствие правилам составления мак-адреса</w:t>
        </w:r>
      </w:ins>
      <w:ins w:id="65" w:author="Буссе Дмитрий Александрович" w:date="2024-04-05T09:48:00Z">
        <w:r w:rsidR="006D78DE">
          <w:t>).</w:t>
        </w:r>
      </w:ins>
    </w:p>
    <w:p w14:paraId="0A16AE26" w14:textId="77777777" w:rsidR="006F4533" w:rsidRDefault="00300A96" w:rsidP="005F2F90">
      <w:pPr>
        <w:pStyle w:val="4"/>
      </w:pPr>
      <w:bookmarkStart w:id="66" w:name="_Toc168993465"/>
      <w:r>
        <w:t>Асинхронный и</w:t>
      </w:r>
      <w:r w:rsidR="00783AB4" w:rsidRPr="00783AB4">
        <w:t>нтеллектуальный поиск</w:t>
      </w:r>
      <w:r w:rsidR="00783AB4">
        <w:t xml:space="preserve"> и проверка.</w:t>
      </w:r>
      <w:bookmarkEnd w:id="66"/>
      <w:r w:rsidR="00783AB4">
        <w:t xml:space="preserve"> </w:t>
      </w:r>
    </w:p>
    <w:p w14:paraId="23239AC2" w14:textId="77777777" w:rsidR="003A2F8B" w:rsidRDefault="00783AB4" w:rsidP="002F293C">
      <w:pPr>
        <w:pStyle w:val="21"/>
      </w:pPr>
      <w:r>
        <w:t xml:space="preserve">Для полей ввода данных, которые должны быть проверены или </w:t>
      </w:r>
      <w:r w:rsidR="00300A96">
        <w:t>найдены в списке существующих</w:t>
      </w:r>
      <w:r w:rsidR="003A2F8B">
        <w:t xml:space="preserve"> значений,</w:t>
      </w:r>
      <w:r w:rsidR="00300A96">
        <w:t xml:space="preserve"> реализован асинхронный поиск и проверка</w:t>
      </w:r>
      <w:r w:rsidR="003A2F8B">
        <w:t xml:space="preserve"> по нескольким полям одновременно. Например, для окна создания логина и пароля они динамически проверяются на существование дублей в системе и соответствия требованиям к сложности логина и пароля, а </w:t>
      </w:r>
      <w:r w:rsidR="00300A96">
        <w:t xml:space="preserve">для поля ввода </w:t>
      </w:r>
      <w:r w:rsidR="00300A96">
        <w:rPr>
          <w:lang w:val="en-US"/>
        </w:rPr>
        <w:t>MAC</w:t>
      </w:r>
      <w:r w:rsidR="00300A96" w:rsidRPr="00300A96">
        <w:t>-</w:t>
      </w:r>
      <w:r w:rsidR="00300A96">
        <w:t>адреса или серийного номера</w:t>
      </w:r>
      <w:r w:rsidR="003A2F8B">
        <w:t xml:space="preserve"> станции</w:t>
      </w:r>
      <w:r w:rsidR="00300A96">
        <w:t xml:space="preserve"> проверка ведется и по </w:t>
      </w:r>
      <w:r w:rsidR="00300A96">
        <w:rPr>
          <w:lang w:val="en-US"/>
        </w:rPr>
        <w:t>MAC</w:t>
      </w:r>
      <w:r w:rsidR="00300A96" w:rsidRPr="00300A96">
        <w:t>-</w:t>
      </w:r>
      <w:r w:rsidR="00300A96">
        <w:t xml:space="preserve">адресу, и по серийному номеру одновременно. </w:t>
      </w:r>
    </w:p>
    <w:p w14:paraId="27F4CBBC" w14:textId="77777777" w:rsidR="00783AB4" w:rsidRPr="00300A96" w:rsidRDefault="00300A96" w:rsidP="002F293C">
      <w:pPr>
        <w:pStyle w:val="21"/>
      </w:pPr>
      <w:r>
        <w:t>Подробная реализация будет проработана в ТЗ.</w:t>
      </w:r>
    </w:p>
    <w:p w14:paraId="7538BB2B" w14:textId="77777777" w:rsidR="006F4533" w:rsidRDefault="006F4533" w:rsidP="005F2F90">
      <w:pPr>
        <w:pStyle w:val="4"/>
      </w:pPr>
      <w:bookmarkStart w:id="67" w:name="_Toc168993466"/>
      <w:r>
        <w:t>Визуальное п</w:t>
      </w:r>
      <w:r w:rsidR="002F293C" w:rsidRPr="002F293C">
        <w:t>одтверждение ввода.</w:t>
      </w:r>
      <w:bookmarkEnd w:id="67"/>
      <w:r w:rsidR="002F293C">
        <w:t xml:space="preserve"> </w:t>
      </w:r>
    </w:p>
    <w:p w14:paraId="1C715297" w14:textId="77777777" w:rsidR="00384597" w:rsidRDefault="00384597" w:rsidP="002F293C">
      <w:pPr>
        <w:pStyle w:val="21"/>
      </w:pPr>
      <w:r>
        <w:t xml:space="preserve">Не удавшаяся </w:t>
      </w:r>
      <w:r w:rsidR="002F293C">
        <w:t xml:space="preserve">передача данных из компонентов </w:t>
      </w:r>
      <w:proofErr w:type="spellStart"/>
      <w:r w:rsidR="002F293C">
        <w:t>фронтенда</w:t>
      </w:r>
      <w:proofErr w:type="spellEnd"/>
      <w:r w:rsidR="002F293C">
        <w:t xml:space="preserve"> в </w:t>
      </w:r>
      <w:proofErr w:type="spellStart"/>
      <w:r w:rsidR="002F293C">
        <w:t>бэкенд</w:t>
      </w:r>
      <w:proofErr w:type="spellEnd"/>
      <w:r w:rsidR="002F293C">
        <w:t xml:space="preserve"> </w:t>
      </w:r>
      <w:r w:rsidR="006F4533">
        <w:t>контролируется</w:t>
      </w:r>
      <w:r w:rsidR="002F293C">
        <w:t xml:space="preserve"> и подтверждается визуально (</w:t>
      </w:r>
      <w:r>
        <w:t>курсор ввода продолжает мигать, или выделение цветом или сообщение – на этапе ТЗ будет проработано).</w:t>
      </w:r>
    </w:p>
    <w:p w14:paraId="427A28F9" w14:textId="77777777" w:rsidR="006F4533" w:rsidRDefault="00752B7A" w:rsidP="005F2F90">
      <w:pPr>
        <w:pStyle w:val="4"/>
      </w:pPr>
      <w:bookmarkStart w:id="68" w:name="_Toc168993467"/>
      <w:r w:rsidRPr="00752B7A">
        <w:t>Универсальная адресная карточка</w:t>
      </w:r>
      <w:r w:rsidR="00E13652">
        <w:t>.</w:t>
      </w:r>
      <w:bookmarkEnd w:id="68"/>
    </w:p>
    <w:p w14:paraId="6382A22F" w14:textId="77777777" w:rsidR="00752B7A" w:rsidRDefault="006F4533" w:rsidP="002F293C">
      <w:pPr>
        <w:pStyle w:val="21"/>
      </w:pPr>
      <w:r w:rsidRPr="006F4533">
        <w:t>Разрабатывается новый элемент</w:t>
      </w:r>
      <w:r>
        <w:rPr>
          <w:b/>
        </w:rPr>
        <w:t xml:space="preserve"> </w:t>
      </w:r>
      <w:r w:rsidR="00752B7A" w:rsidRPr="00752B7A">
        <w:t>для</w:t>
      </w:r>
      <w:r w:rsidR="00752B7A">
        <w:rPr>
          <w:b/>
        </w:rPr>
        <w:t xml:space="preserve"> </w:t>
      </w:r>
      <w:r w:rsidR="00752B7A">
        <w:t xml:space="preserve">редактирования </w:t>
      </w:r>
      <w:r w:rsidR="00CD506C">
        <w:t xml:space="preserve">и отображения </w:t>
      </w:r>
      <w:r w:rsidR="00752B7A">
        <w:t>адреса оборудования или иной сущности</w:t>
      </w:r>
      <w:r w:rsidR="00CD506C">
        <w:t xml:space="preserve">. Карточка </w:t>
      </w:r>
      <w:r w:rsidR="00752B7A">
        <w:t xml:space="preserve">содержит связанные элементы, которые динамически меняются при изменении одного из них: </w:t>
      </w:r>
    </w:p>
    <w:p w14:paraId="2594DB17" w14:textId="77777777" w:rsidR="00752B7A" w:rsidRPr="00752B7A" w:rsidRDefault="00752B7A" w:rsidP="00FC0056">
      <w:pPr>
        <w:pStyle w:val="21"/>
        <w:numPr>
          <w:ilvl w:val="0"/>
          <w:numId w:val="7"/>
        </w:numPr>
      </w:pPr>
      <w:r>
        <w:t>Адресное поле с интеллектуальным поиском и проверкой адреса</w:t>
      </w:r>
      <w:r w:rsidRPr="00752B7A">
        <w:t>;</w:t>
      </w:r>
    </w:p>
    <w:p w14:paraId="5AA5B80D" w14:textId="77777777" w:rsidR="00752B7A" w:rsidRPr="00752B7A" w:rsidRDefault="00752B7A" w:rsidP="00FC0056">
      <w:pPr>
        <w:pStyle w:val="21"/>
        <w:numPr>
          <w:ilvl w:val="0"/>
          <w:numId w:val="7"/>
        </w:numPr>
      </w:pPr>
      <w:r>
        <w:t>Географическая карта с возможностью перетаскивания значка объекта</w:t>
      </w:r>
      <w:r w:rsidRPr="00752B7A">
        <w:t>;</w:t>
      </w:r>
    </w:p>
    <w:p w14:paraId="2292BB7E" w14:textId="77777777" w:rsidR="00752B7A" w:rsidRDefault="00752B7A" w:rsidP="00FC0056">
      <w:pPr>
        <w:pStyle w:val="21"/>
        <w:numPr>
          <w:ilvl w:val="0"/>
          <w:numId w:val="7"/>
        </w:numPr>
      </w:pPr>
      <w:r>
        <w:t xml:space="preserve">Поле </w:t>
      </w:r>
      <w:proofErr w:type="spellStart"/>
      <w:r>
        <w:rPr>
          <w:lang w:val="en-US"/>
        </w:rPr>
        <w:t>gps</w:t>
      </w:r>
      <w:proofErr w:type="spellEnd"/>
      <w:r w:rsidRPr="00752B7A">
        <w:t>-</w:t>
      </w:r>
      <w:r>
        <w:t>координат.</w:t>
      </w:r>
    </w:p>
    <w:p w14:paraId="722F9268" w14:textId="77777777" w:rsidR="00752B7A" w:rsidRDefault="00752B7A" w:rsidP="00752B7A">
      <w:pPr>
        <w:pStyle w:val="21"/>
        <w:ind w:firstLine="0"/>
      </w:pPr>
      <w:r>
        <w:t xml:space="preserve">Дополнительно карточка содержит поле фотографии (можно загрузить с устройства файл или </w:t>
      </w:r>
      <w:r w:rsidR="00CD506C">
        <w:t xml:space="preserve">тут же </w:t>
      </w:r>
      <w:r>
        <w:t>сфотографировать на камеру устройства).</w:t>
      </w:r>
    </w:p>
    <w:p w14:paraId="2610A47B" w14:textId="77777777" w:rsidR="00752B7A" w:rsidRPr="00626B0D" w:rsidRDefault="00752B7A" w:rsidP="00752B7A">
      <w:pPr>
        <w:pStyle w:val="21"/>
        <w:ind w:firstLine="0"/>
      </w:pPr>
      <w:r>
        <w:t xml:space="preserve">Карточка содержит </w:t>
      </w:r>
      <w:r w:rsidRPr="00CD506C">
        <w:rPr>
          <w:i/>
        </w:rPr>
        <w:t>опциональное</w:t>
      </w:r>
      <w:r>
        <w:t xml:space="preserve"> поле трансляции живого потока с веб-камеры (только компонент </w:t>
      </w:r>
      <w:r w:rsidR="00CD506C">
        <w:t xml:space="preserve">для отображения видео </w:t>
      </w:r>
      <w:r>
        <w:t>на страничке</w:t>
      </w:r>
      <w:r w:rsidR="00626B0D">
        <w:t xml:space="preserve"> и настройка </w:t>
      </w:r>
      <w:r w:rsidR="00626B0D">
        <w:rPr>
          <w:lang w:val="en-US"/>
        </w:rPr>
        <w:t>URL</w:t>
      </w:r>
      <w:r w:rsidR="00626B0D" w:rsidRPr="00626B0D">
        <w:t xml:space="preserve"> </w:t>
      </w:r>
      <w:r w:rsidR="00626B0D">
        <w:t xml:space="preserve">потока, сам поток не проходит через </w:t>
      </w:r>
      <w:proofErr w:type="spellStart"/>
      <w:r w:rsidR="00626B0D">
        <w:t>бэкенд</w:t>
      </w:r>
      <w:proofErr w:type="spellEnd"/>
      <w:r w:rsidR="00626B0D">
        <w:t>).</w:t>
      </w:r>
    </w:p>
    <w:p w14:paraId="6782D088" w14:textId="77777777" w:rsidR="005F2F90" w:rsidRDefault="00B571C2" w:rsidP="005F2F90">
      <w:pPr>
        <w:pStyle w:val="4"/>
      </w:pPr>
      <w:bookmarkStart w:id="69" w:name="_Toc168993468"/>
      <w:r w:rsidRPr="00B571C2">
        <w:t>Универсальная таблица</w:t>
      </w:r>
      <w:r>
        <w:t>.</w:t>
      </w:r>
      <w:bookmarkEnd w:id="69"/>
      <w:r>
        <w:t xml:space="preserve"> </w:t>
      </w:r>
    </w:p>
    <w:p w14:paraId="2086E70C" w14:textId="77777777" w:rsidR="00B571C2" w:rsidRDefault="00B95246" w:rsidP="00A50251">
      <w:pPr>
        <w:pStyle w:val="21"/>
      </w:pPr>
      <w:r w:rsidRPr="00B95246">
        <w:t>Для</w:t>
      </w:r>
      <w:r>
        <w:t xml:space="preserve"> реализации </w:t>
      </w:r>
      <w:proofErr w:type="spellStart"/>
      <w:r>
        <w:t>бОльшей</w:t>
      </w:r>
      <w:proofErr w:type="spellEnd"/>
      <w:r>
        <w:t xml:space="preserve"> части функций по работе с настройками, параметрами, чтением сообщений и т.д. разрабатывается один многофункциональный компонент «универсальная таблица», для каждой экранной формы функционал таблицы может быть настроен и ограничен настройками. Основные функции таблицы: </w:t>
      </w:r>
    </w:p>
    <w:p w14:paraId="725A7193" w14:textId="77777777" w:rsidR="00B95246" w:rsidRDefault="00B95246" w:rsidP="00A50251">
      <w:pPr>
        <w:pStyle w:val="21"/>
      </w:pPr>
      <w:r>
        <w:t>- отображение записей</w:t>
      </w:r>
      <w:r w:rsidRPr="00B95246">
        <w:t>;</w:t>
      </w:r>
    </w:p>
    <w:p w14:paraId="12C419C7" w14:textId="50CE9DFD" w:rsidR="00B95246" w:rsidRDefault="00B95246" w:rsidP="00A50251">
      <w:pPr>
        <w:pStyle w:val="21"/>
        <w:rPr>
          <w:ins w:id="70" w:author="Буссе Дмитрий Александрович" w:date="2024-03-22T12:36:00Z"/>
        </w:rPr>
      </w:pPr>
      <w:r w:rsidRPr="00B95246">
        <w:t xml:space="preserve">- </w:t>
      </w:r>
      <w:r>
        <w:t xml:space="preserve">фильтрация записей по значениям полей в заголовке (как в </w:t>
      </w:r>
      <w:proofErr w:type="spellStart"/>
      <w:r>
        <w:t>автофильтре</w:t>
      </w:r>
      <w:proofErr w:type="spellEnd"/>
      <w:r>
        <w:t xml:space="preserve"> </w:t>
      </w:r>
      <w:r>
        <w:rPr>
          <w:lang w:val="en-US"/>
        </w:rPr>
        <w:t>Excel</w:t>
      </w:r>
      <w:r w:rsidRPr="00B95246">
        <w:t>);</w:t>
      </w:r>
    </w:p>
    <w:p w14:paraId="218FE4A7" w14:textId="742E5C05" w:rsidR="00133A49" w:rsidRPr="00133A49" w:rsidRDefault="00133A49" w:rsidP="00A50251">
      <w:pPr>
        <w:pStyle w:val="21"/>
      </w:pPr>
      <w:ins w:id="71" w:author="Буссе Дмитрий Александрович" w:date="2024-03-22T12:36:00Z">
        <w:r>
          <w:t>- фильтрация записей по диапазону значений</w:t>
        </w:r>
      </w:ins>
      <w:ins w:id="72" w:author="Буссе Дмитрий Александрович" w:date="2024-03-22T12:37:00Z">
        <w:r w:rsidRPr="008F1A99">
          <w:t>;</w:t>
        </w:r>
      </w:ins>
    </w:p>
    <w:p w14:paraId="081DA710" w14:textId="77777777" w:rsidR="00B95246" w:rsidRDefault="00B95246" w:rsidP="00B95246">
      <w:pPr>
        <w:pStyle w:val="21"/>
      </w:pPr>
      <w:r w:rsidRPr="00B95246">
        <w:t xml:space="preserve">- </w:t>
      </w:r>
      <w:r>
        <w:t>фильтрация записей по значению выделенного поля</w:t>
      </w:r>
      <w:r w:rsidRPr="00B95246">
        <w:t>;</w:t>
      </w:r>
    </w:p>
    <w:p w14:paraId="749EB407" w14:textId="77777777" w:rsidR="004034A0" w:rsidRPr="004034A0" w:rsidRDefault="004034A0" w:rsidP="00B95246">
      <w:pPr>
        <w:pStyle w:val="21"/>
      </w:pPr>
      <w:r w:rsidRPr="004034A0">
        <w:lastRenderedPageBreak/>
        <w:t xml:space="preserve">- </w:t>
      </w:r>
      <w:r>
        <w:t>выбор отдельных записей и всех отображаемых после фильтрации записей (</w:t>
      </w:r>
      <w:proofErr w:type="spellStart"/>
      <w:r>
        <w:t>чекбоксы</w:t>
      </w:r>
      <w:proofErr w:type="spellEnd"/>
      <w:r>
        <w:t xml:space="preserve"> как в почтовых веб-порталах)</w:t>
      </w:r>
      <w:r w:rsidRPr="004034A0">
        <w:t>;</w:t>
      </w:r>
    </w:p>
    <w:p w14:paraId="076D589F" w14:textId="77777777" w:rsidR="00B95246" w:rsidRDefault="00B95246" w:rsidP="00A50251">
      <w:pPr>
        <w:pStyle w:val="21"/>
      </w:pPr>
      <w:r>
        <w:t>- массовый ввод значения поля в несколько записей таблицы</w:t>
      </w:r>
      <w:r w:rsidRPr="00B95246">
        <w:t xml:space="preserve"> </w:t>
      </w:r>
      <w:r>
        <w:t>одновременно</w:t>
      </w:r>
      <w:r w:rsidRPr="00B95246">
        <w:t>;</w:t>
      </w:r>
    </w:p>
    <w:p w14:paraId="08ED8AC8" w14:textId="5A3EB9BA" w:rsidR="004034A0" w:rsidRPr="004034A0" w:rsidRDefault="004034A0" w:rsidP="00A50251">
      <w:pPr>
        <w:pStyle w:val="21"/>
      </w:pPr>
      <w:r>
        <w:t xml:space="preserve">- </w:t>
      </w:r>
      <w:proofErr w:type="spellStart"/>
      <w:r>
        <w:t>drag</w:t>
      </w:r>
      <w:proofErr w:type="spellEnd"/>
      <w:r>
        <w:t>-n-</w:t>
      </w:r>
      <w:proofErr w:type="spellStart"/>
      <w:r>
        <w:t>drop</w:t>
      </w:r>
      <w:proofErr w:type="spellEnd"/>
      <w:r>
        <w:t xml:space="preserve"> перетаскивание столбцов та</w:t>
      </w:r>
      <w:r w:rsidR="00DD50E2">
        <w:t>б</w:t>
      </w:r>
      <w:r>
        <w:t>лицы и сохранение этой настройки для пользователя в пространстве</w:t>
      </w:r>
      <w:r w:rsidRPr="004034A0">
        <w:t>;</w:t>
      </w:r>
    </w:p>
    <w:p w14:paraId="1BF1C4EB" w14:textId="77777777" w:rsidR="004034A0" w:rsidRDefault="004034A0" w:rsidP="00A50251">
      <w:pPr>
        <w:pStyle w:val="21"/>
      </w:pPr>
      <w:r w:rsidRPr="004034A0">
        <w:rPr>
          <w:b/>
        </w:rPr>
        <w:t xml:space="preserve">- </w:t>
      </w:r>
      <w:r w:rsidRPr="004034A0">
        <w:t>способность отображать цветные значки</w:t>
      </w:r>
      <w:r>
        <w:t xml:space="preserve"> (возможно, окрашенные </w:t>
      </w:r>
      <w:r>
        <w:rPr>
          <w:lang w:val="en-US"/>
        </w:rPr>
        <w:t>Unicode</w:t>
      </w:r>
      <w:r w:rsidRPr="004034A0">
        <w:t xml:space="preserve"> </w:t>
      </w:r>
      <w:r>
        <w:t>символы) для отображения статусов</w:t>
      </w:r>
      <w:r w:rsidRPr="004034A0">
        <w:t>;</w:t>
      </w:r>
    </w:p>
    <w:p w14:paraId="251C2FEF" w14:textId="77777777" w:rsidR="004034A0" w:rsidRPr="008F1A99" w:rsidRDefault="004034A0" w:rsidP="00A50251">
      <w:pPr>
        <w:pStyle w:val="21"/>
      </w:pPr>
      <w:r w:rsidRPr="004034A0">
        <w:t xml:space="preserve">- </w:t>
      </w:r>
      <w:r>
        <w:t>неполная загрузка строк для ускорения – отображаются только записи, поместившиеся в окне браузера, при прокрутке окна вниз записи добавляются, при этом в заголовке таблицы отображается полное кол-во записей, которые таблица может отобразить есл</w:t>
      </w:r>
      <w:r w:rsidR="00D8156F">
        <w:t xml:space="preserve">и </w:t>
      </w:r>
      <w:proofErr w:type="spellStart"/>
      <w:r w:rsidR="00D8156F">
        <w:t>проскроллить</w:t>
      </w:r>
      <w:proofErr w:type="spellEnd"/>
      <w:r w:rsidR="00D8156F">
        <w:t xml:space="preserve"> ее до конца вниз</w:t>
      </w:r>
      <w:r w:rsidR="00D8156F" w:rsidRPr="00D8156F">
        <w:t>;</w:t>
      </w:r>
    </w:p>
    <w:p w14:paraId="45679F04" w14:textId="77777777" w:rsidR="00D8156F" w:rsidRPr="00D8156F" w:rsidRDefault="00D8156F" w:rsidP="00D8156F">
      <w:pPr>
        <w:pStyle w:val="21"/>
      </w:pPr>
      <w:r w:rsidRPr="00D8156F">
        <w:t>-</w:t>
      </w:r>
      <w:r>
        <w:t xml:space="preserve"> выгрузка </w:t>
      </w:r>
      <w:r>
        <w:rPr>
          <w:lang w:val="en-US"/>
        </w:rPr>
        <w:t>CSV</w:t>
      </w:r>
      <w:r w:rsidRPr="00D8156F">
        <w:t>-</w:t>
      </w:r>
      <w:r>
        <w:t>файла с полного набора данных, который получается в результате применения фильтров (безотносительно того, сколько строк отображается за счет неполного отображения)</w:t>
      </w:r>
      <w:r w:rsidRPr="00D8156F">
        <w:t>;</w:t>
      </w:r>
    </w:p>
    <w:p w14:paraId="334C4953" w14:textId="77777777" w:rsidR="00D8156F" w:rsidRPr="00D8156F" w:rsidRDefault="00D8156F" w:rsidP="00D8156F">
      <w:pPr>
        <w:pStyle w:val="21"/>
      </w:pPr>
      <w:r w:rsidRPr="00D8156F">
        <w:t xml:space="preserve">- </w:t>
      </w:r>
      <w:r>
        <w:t>на маленьком экране таблица может прокручиваться вправо-влево</w:t>
      </w:r>
      <w:r w:rsidRPr="00D8156F">
        <w:t>;</w:t>
      </w:r>
    </w:p>
    <w:p w14:paraId="10A5CC13" w14:textId="77777777" w:rsidR="00D8156F" w:rsidRPr="00D8156F" w:rsidRDefault="00D8156F" w:rsidP="00D8156F">
      <w:pPr>
        <w:pStyle w:val="21"/>
      </w:pPr>
      <w:r w:rsidRPr="00D8156F">
        <w:t xml:space="preserve">- </w:t>
      </w:r>
      <w:r>
        <w:t>на маленьком экране есть возможность отобразить одну запись целиком в модальном окне (для этого появляются кнопки около записей или окно вызывается иным способом)</w:t>
      </w:r>
      <w:r w:rsidRPr="00D8156F">
        <w:t>;</w:t>
      </w:r>
    </w:p>
    <w:p w14:paraId="43929CFD" w14:textId="77777777" w:rsidR="00AB63F1" w:rsidRDefault="00AB63F1" w:rsidP="00FC1C66">
      <w:pPr>
        <w:pStyle w:val="3"/>
      </w:pPr>
      <w:bookmarkStart w:id="73" w:name="_Toc168993469"/>
      <w:r>
        <w:t>Связь между экземплярами платформы</w:t>
      </w:r>
      <w:bookmarkEnd w:id="73"/>
    </w:p>
    <w:p w14:paraId="6A9D7691" w14:textId="77777777" w:rsidR="00134A26" w:rsidRDefault="00134A26" w:rsidP="00611D11">
      <w:pPr>
        <w:pStyle w:val="21"/>
      </w:pPr>
      <w:r>
        <w:t xml:space="preserve">Главный экземпляр платформы принадлежит компании ДКС и используется для предоставления </w:t>
      </w:r>
      <w:r>
        <w:rPr>
          <w:lang w:val="en-US"/>
        </w:rPr>
        <w:t>SaaS</w:t>
      </w:r>
      <w:r w:rsidRPr="00134A26">
        <w:t>-</w:t>
      </w:r>
      <w:r>
        <w:t xml:space="preserve">сервиса пользователям. </w:t>
      </w:r>
      <w:r w:rsidRPr="003012B3">
        <w:rPr>
          <w:strike/>
        </w:rPr>
        <w:t>Так же</w:t>
      </w:r>
      <w:r>
        <w:t xml:space="preserve"> </w:t>
      </w:r>
      <w:r w:rsidRPr="003012B3">
        <w:rPr>
          <w:strike/>
        </w:rPr>
        <w:t>существуют экземпляры, которые устанавливаются и эксплуатируются сторонними организациями. Экземпляры сторонних организаций имеют возможность двухсторонней связи с экземпляром ДКС с целью получения необходимых данных об оборудовании, выпускаемом компанией ДКС.</w:t>
      </w:r>
      <w:r w:rsidR="00420149">
        <w:t xml:space="preserve"> Внутренняя идентификация сущностей экземпляров Платформы устроена так, что идентификаторы остаются уникальными при подключении экземпляров Платформы друг к другу.</w:t>
      </w:r>
    </w:p>
    <w:p w14:paraId="35DA7EA7" w14:textId="77777777" w:rsidR="0044336B" w:rsidRDefault="0044336B" w:rsidP="004C0967">
      <w:pPr>
        <w:pStyle w:val="3"/>
      </w:pPr>
      <w:bookmarkStart w:id="74" w:name="_Toc168993470"/>
      <w:proofErr w:type="spellStart"/>
      <w:r>
        <w:t>Журналирование</w:t>
      </w:r>
      <w:proofErr w:type="spellEnd"/>
      <w:r>
        <w:t xml:space="preserve"> и </w:t>
      </w:r>
      <w:proofErr w:type="spellStart"/>
      <w:r>
        <w:t>логирование</w:t>
      </w:r>
      <w:proofErr w:type="spellEnd"/>
      <w:r>
        <w:t>.</w:t>
      </w:r>
      <w:bookmarkEnd w:id="74"/>
    </w:p>
    <w:p w14:paraId="1A39AEAD" w14:textId="77777777" w:rsidR="00751AC9" w:rsidRDefault="00751AC9" w:rsidP="00751AC9">
      <w:pPr>
        <w:pStyle w:val="21"/>
      </w:pPr>
      <w:r>
        <w:t>Все действия пользователей, действия платформы и модулей,</w:t>
      </w:r>
      <w:r w:rsidR="00265C0B">
        <w:t xml:space="preserve"> </w:t>
      </w:r>
      <w:proofErr w:type="gramStart"/>
      <w:r w:rsidR="00265C0B">
        <w:t>«события»</w:t>
      </w:r>
      <w:proofErr w:type="gramEnd"/>
      <w:r>
        <w:t xml:space="preserve"> которые имеют существенное значение (изменение логической структуры, разрешений, настроек) записываются в журналы с учетом контекста сущностей Платформы и оборудования. Записи логов допускают поиск, фильтрацию и сортировку по времени и контек</w:t>
      </w:r>
      <w:r w:rsidR="001746DB">
        <w:t xml:space="preserve">сту, то есть представляют собой записи базы данных, а не текстовые </w:t>
      </w:r>
      <w:proofErr w:type="spellStart"/>
      <w:r w:rsidR="001746DB">
        <w:t>логи</w:t>
      </w:r>
      <w:proofErr w:type="spellEnd"/>
      <w:r w:rsidR="001746DB">
        <w:t>. Структура прорабатывается на этапе ТЗ.</w:t>
      </w:r>
    </w:p>
    <w:p w14:paraId="31EEECCE" w14:textId="77777777" w:rsidR="009436CE" w:rsidRDefault="00DB7F6B" w:rsidP="00F70DC2">
      <w:pPr>
        <w:pStyle w:val="3"/>
      </w:pPr>
      <w:bookmarkStart w:id="75" w:name="_Toc168993471"/>
      <w:r>
        <w:t>С</w:t>
      </w:r>
      <w:r w:rsidR="009436CE">
        <w:t>ценарии</w:t>
      </w:r>
      <w:bookmarkEnd w:id="75"/>
    </w:p>
    <w:p w14:paraId="35FF5907" w14:textId="77777777" w:rsidR="009436CE" w:rsidRDefault="009436CE" w:rsidP="009436CE">
      <w:pPr>
        <w:pStyle w:val="21"/>
      </w:pPr>
      <w:r>
        <w:t xml:space="preserve">Существует механизм изменения </w:t>
      </w:r>
      <w:r w:rsidR="00095D35">
        <w:t>параметров оборудования</w:t>
      </w:r>
      <w:r w:rsidR="00F31BE2">
        <w:t>, изменения параметров</w:t>
      </w:r>
      <w:r w:rsidR="00095D35">
        <w:t xml:space="preserve"> сущностей Платформы и Модуля</w:t>
      </w:r>
      <w:r w:rsidR="00F31BE2">
        <w:t>, выполнения иных последовательностей действий, выполняемых</w:t>
      </w:r>
      <w:r w:rsidR="00095D35">
        <w:t xml:space="preserve"> по расписанию или </w:t>
      </w:r>
      <w:r w:rsidR="00F31BE2">
        <w:t xml:space="preserve">запускаемых </w:t>
      </w:r>
      <w:r w:rsidR="00DB7F6B">
        <w:t xml:space="preserve">при появлении </w:t>
      </w:r>
      <w:r w:rsidR="00095D35">
        <w:t>определенны</w:t>
      </w:r>
      <w:r w:rsidR="00DB7F6B">
        <w:t>х</w:t>
      </w:r>
      <w:r w:rsidR="00095D35">
        <w:t xml:space="preserve"> событи</w:t>
      </w:r>
      <w:r w:rsidR="00DB7F6B">
        <w:t>й</w:t>
      </w:r>
      <w:r w:rsidR="00095D35">
        <w:t xml:space="preserve"> (наступление времени суток, </w:t>
      </w:r>
      <w:r w:rsidR="00DB7F6B">
        <w:t xml:space="preserve">времени дня, </w:t>
      </w:r>
      <w:r w:rsidR="00095D35">
        <w:t>выход отслеживаемого параметра за установленные границы).</w:t>
      </w:r>
      <w:r w:rsidR="00F31BE2">
        <w:t xml:space="preserve"> </w:t>
      </w:r>
    </w:p>
    <w:p w14:paraId="2007323E" w14:textId="77777777" w:rsidR="00095D35" w:rsidRDefault="00095D35" w:rsidP="009436CE">
      <w:pPr>
        <w:pStyle w:val="21"/>
      </w:pPr>
      <w:r>
        <w:t>Цель – реализация суточного регулирования мощности кластера нагрузки для Модуля</w:t>
      </w:r>
      <w:r w:rsidR="00DB7F6B">
        <w:t xml:space="preserve"> </w:t>
      </w:r>
      <w:r w:rsidR="00DB7F6B">
        <w:rPr>
          <w:lang w:val="en-US"/>
        </w:rPr>
        <w:t>Charge</w:t>
      </w:r>
      <w:r w:rsidR="00DB7F6B">
        <w:t xml:space="preserve"> или</w:t>
      </w:r>
      <w:r>
        <w:t xml:space="preserve"> формирование</w:t>
      </w:r>
      <w:r w:rsidR="00DB7F6B">
        <w:t xml:space="preserve"> нестандартных</w:t>
      </w:r>
      <w:r>
        <w:t xml:space="preserve"> пользовательских</w:t>
      </w:r>
      <w:r w:rsidR="00DB7F6B">
        <w:t xml:space="preserve"> оповещений</w:t>
      </w:r>
      <w:r w:rsidR="00F31BE2">
        <w:t>.</w:t>
      </w:r>
    </w:p>
    <w:p w14:paraId="4F1F400D" w14:textId="77777777" w:rsidR="00F31BE2" w:rsidRPr="00F31BE2" w:rsidRDefault="00F31BE2" w:rsidP="009436CE">
      <w:pPr>
        <w:pStyle w:val="21"/>
      </w:pPr>
      <w:r>
        <w:t>Изначально назначение сценариев – реализация бизнес-логики Платформы и Модуля, определенной в ТЗ. При этом существует возможность разработки механизмов пользовательских сценариев (например</w:t>
      </w:r>
    </w:p>
    <w:p w14:paraId="7CE91028" w14:textId="77777777" w:rsidR="00CC490E" w:rsidRDefault="00CC490E" w:rsidP="00CC490E">
      <w:pPr>
        <w:pStyle w:val="3"/>
      </w:pPr>
      <w:bookmarkStart w:id="76" w:name="_Toc168993472"/>
      <w:r>
        <w:lastRenderedPageBreak/>
        <w:t>Ограничение доступа</w:t>
      </w:r>
      <w:bookmarkEnd w:id="76"/>
    </w:p>
    <w:p w14:paraId="141DBBC8" w14:textId="77777777" w:rsidR="00CC490E" w:rsidRPr="00486BC1" w:rsidRDefault="00CC490E" w:rsidP="00CC490E">
      <w:pPr>
        <w:pStyle w:val="21"/>
      </w:pPr>
      <w:r>
        <w:t>Ограничение доступа к функциям платформы определяется как одновременное сочетание:</w:t>
      </w:r>
    </w:p>
    <w:p w14:paraId="53B994D6" w14:textId="77777777" w:rsidR="00CC490E" w:rsidRPr="00081424" w:rsidRDefault="00CC490E" w:rsidP="00CC490E">
      <w:pPr>
        <w:pStyle w:val="21"/>
      </w:pPr>
      <w:r>
        <w:t>- разрешений, определяемых ролью пользователя в ролевой модели пространства</w:t>
      </w:r>
      <w:r w:rsidRPr="00081424">
        <w:t>;</w:t>
      </w:r>
    </w:p>
    <w:p w14:paraId="118FC3E4" w14:textId="77777777" w:rsidR="00CC490E" w:rsidRPr="00D71E4F" w:rsidRDefault="00CC490E" w:rsidP="00CC490E">
      <w:pPr>
        <w:pStyle w:val="21"/>
      </w:pPr>
      <w:r w:rsidRPr="00081424">
        <w:t xml:space="preserve">- </w:t>
      </w:r>
      <w:r>
        <w:t>разрешений, определяемых набором платных функций владельца пространства</w:t>
      </w:r>
      <w:r w:rsidRPr="00D71E4F">
        <w:t>;</w:t>
      </w:r>
    </w:p>
    <w:p w14:paraId="535AB5C1" w14:textId="77777777" w:rsidR="00CC490E" w:rsidRPr="00F12795" w:rsidRDefault="00CC490E" w:rsidP="00CC490E">
      <w:pPr>
        <w:pStyle w:val="21"/>
      </w:pPr>
      <w:r>
        <w:t xml:space="preserve">- разрешений, настраиваемых для пользователя в контексте каждого пространства (статус </w:t>
      </w:r>
      <w:r w:rsidRPr="0007793F">
        <w:t>«</w:t>
      </w:r>
      <w:proofErr w:type="spellStart"/>
      <w:r w:rsidRPr="0007793F">
        <w:t>Активен|Наблюдатель|Отключен</w:t>
      </w:r>
      <w:proofErr w:type="spellEnd"/>
      <w:r w:rsidRPr="0007793F">
        <w:t>»</w:t>
      </w:r>
      <w:r>
        <w:t>).</w:t>
      </w:r>
    </w:p>
    <w:p w14:paraId="59FB823B" w14:textId="77777777" w:rsidR="004E1387" w:rsidRDefault="004E1387" w:rsidP="00CC490E">
      <w:pPr>
        <w:pStyle w:val="3"/>
      </w:pPr>
      <w:bookmarkStart w:id="77" w:name="_Toc168993473"/>
      <w:r>
        <w:t>Оповещения</w:t>
      </w:r>
      <w:r w:rsidR="000E0C29">
        <w:t xml:space="preserve">, </w:t>
      </w:r>
      <w:r w:rsidR="002B7CAB">
        <w:t>сообщения</w:t>
      </w:r>
      <w:r>
        <w:t>.</w:t>
      </w:r>
      <w:bookmarkEnd w:id="77"/>
    </w:p>
    <w:p w14:paraId="20BFF876" w14:textId="77777777" w:rsidR="004E1387" w:rsidRDefault="004E1387" w:rsidP="004E1387">
      <w:pPr>
        <w:pStyle w:val="21"/>
      </w:pPr>
      <w:r w:rsidRPr="002B7CAB">
        <w:rPr>
          <w:b/>
        </w:rPr>
        <w:t>Оповещение</w:t>
      </w:r>
      <w:r>
        <w:t xml:space="preserve"> пользователя о «событиях» (изменения состояния устройств, параметров</w:t>
      </w:r>
      <w:r w:rsidR="00D94636">
        <w:t>,</w:t>
      </w:r>
      <w:r>
        <w:t xml:space="preserve"> </w:t>
      </w:r>
      <w:r w:rsidR="00D94636">
        <w:t>настроек, действия над настройками учетной записи или роли пользователя в пространстве, и т.п.) происходит по следующим каналам связи:</w:t>
      </w:r>
    </w:p>
    <w:p w14:paraId="7FAB9756" w14:textId="77777777" w:rsidR="00D94636" w:rsidRDefault="00D94636" w:rsidP="00FC0056">
      <w:pPr>
        <w:pStyle w:val="21"/>
        <w:numPr>
          <w:ilvl w:val="0"/>
          <w:numId w:val="5"/>
        </w:numPr>
        <w:rPr>
          <w:lang w:val="en-US"/>
        </w:rPr>
      </w:pPr>
      <w:r>
        <w:t>Смс</w:t>
      </w:r>
      <w:r>
        <w:rPr>
          <w:lang w:val="en-US"/>
        </w:rPr>
        <w:t>;</w:t>
      </w:r>
    </w:p>
    <w:p w14:paraId="74D9C197" w14:textId="77777777" w:rsidR="00D94636" w:rsidRDefault="00D94636" w:rsidP="00FC0056">
      <w:pPr>
        <w:pStyle w:val="21"/>
        <w:numPr>
          <w:ilvl w:val="0"/>
          <w:numId w:val="5"/>
        </w:numPr>
        <w:rPr>
          <w:lang w:val="en-US"/>
        </w:rPr>
      </w:pPr>
      <w:r>
        <w:rPr>
          <w:lang w:val="en-US"/>
        </w:rPr>
        <w:t>e-mail;</w:t>
      </w:r>
    </w:p>
    <w:p w14:paraId="5CFE1257" w14:textId="77777777" w:rsidR="00167129" w:rsidRDefault="00D94636" w:rsidP="00FC0056">
      <w:pPr>
        <w:pStyle w:val="21"/>
        <w:numPr>
          <w:ilvl w:val="0"/>
          <w:numId w:val="5"/>
        </w:numPr>
        <w:rPr>
          <w:lang w:val="en-US"/>
        </w:rPr>
      </w:pPr>
      <w:r>
        <w:rPr>
          <w:lang w:val="en-US"/>
        </w:rPr>
        <w:t>Telegram</w:t>
      </w:r>
    </w:p>
    <w:p w14:paraId="6B765F76" w14:textId="1D31A2AD" w:rsidR="00167129" w:rsidRPr="00167129" w:rsidRDefault="00167129" w:rsidP="00FC0056">
      <w:pPr>
        <w:pStyle w:val="21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Push </w:t>
      </w:r>
      <w:r>
        <w:t xml:space="preserve">уведомления </w:t>
      </w:r>
    </w:p>
    <w:p w14:paraId="3F037DBC" w14:textId="20E514E3" w:rsidR="004E1387" w:rsidRDefault="00D94636" w:rsidP="00751AC9">
      <w:pPr>
        <w:pStyle w:val="21"/>
      </w:pPr>
      <w:r>
        <w:t>Система оповещений устроена по модульному принципу и допускает разработку новых каналов связи без существенной переработки системы.</w:t>
      </w:r>
    </w:p>
    <w:p w14:paraId="03FB761C" w14:textId="77777777" w:rsidR="007A1320" w:rsidRDefault="007A1320" w:rsidP="00751AC9">
      <w:pPr>
        <w:pStyle w:val="21"/>
      </w:pPr>
      <w:r>
        <w:t>Для оповещений на этапе ТЗ прорабатываются укрупненные классы или категории, на основе которых пользователи могут настраивать каналы доставки оповещений.</w:t>
      </w:r>
    </w:p>
    <w:p w14:paraId="60EEB75C" w14:textId="77777777" w:rsidR="00890F89" w:rsidRDefault="00890F89" w:rsidP="00751AC9">
      <w:pPr>
        <w:pStyle w:val="21"/>
      </w:pPr>
      <w:r>
        <w:t>Опове</w:t>
      </w:r>
      <w:r w:rsidR="00265C9B">
        <w:t>щения могут адресоваться пользователям, ролям, группам. Механизм формирования прорабатывается на этапе ТЗ.</w:t>
      </w:r>
    </w:p>
    <w:p w14:paraId="40FD1E30" w14:textId="77777777" w:rsidR="000E0C29" w:rsidRDefault="000E0C29" w:rsidP="00751AC9">
      <w:pPr>
        <w:pStyle w:val="21"/>
      </w:pPr>
      <w:r>
        <w:t>У оповещения есть статус «прочитано», «отправлено» и т.п. для формирования индикаторов наличия непрочитанных оповещений или сообщений.</w:t>
      </w:r>
    </w:p>
    <w:p w14:paraId="497BE224" w14:textId="0F5F1B44" w:rsidR="00871813" w:rsidRDefault="00871813" w:rsidP="00751AC9">
      <w:pPr>
        <w:pStyle w:val="21"/>
      </w:pPr>
      <w:r>
        <w:t>Пользователи с определенными ролями в пространстве могут формировать текстовые оповещения для других пользователей</w:t>
      </w:r>
      <w:r w:rsidR="00A803C6">
        <w:t xml:space="preserve"> (уведомления об авариях, маркетинговые коммуникации)</w:t>
      </w:r>
    </w:p>
    <w:p w14:paraId="309F5C97" w14:textId="783AEB89" w:rsidR="002B7CAB" w:rsidRDefault="002B7CAB" w:rsidP="00751AC9">
      <w:pPr>
        <w:pStyle w:val="21"/>
      </w:pPr>
      <w:r w:rsidRPr="000E0C29">
        <w:rPr>
          <w:b/>
        </w:rPr>
        <w:t>Сообщения</w:t>
      </w:r>
      <w:r>
        <w:t xml:space="preserve"> являются подвидом оповещений (или наоборот, оповещения — это подвид сообщений) и не направляются по каналам оповещений пользователей. Сообщения </w:t>
      </w:r>
      <w:r w:rsidR="001F6783">
        <w:t>имеют контекст пространства, устройства, пользователя и могут использоваться для формирования «ленты событий» устройства, пользователя и т.п.</w:t>
      </w:r>
    </w:p>
    <w:p w14:paraId="012FAA1B" w14:textId="60814A2F" w:rsidR="00254902" w:rsidRPr="00254902" w:rsidRDefault="00254902" w:rsidP="00254902">
      <w:pPr>
        <w:pStyle w:val="3"/>
      </w:pPr>
      <w:bookmarkStart w:id="78" w:name="_Toc168993474"/>
      <w:proofErr w:type="spellStart"/>
      <w:r w:rsidRPr="00254902">
        <w:t>Чат+оповещения</w:t>
      </w:r>
      <w:bookmarkEnd w:id="78"/>
      <w:proofErr w:type="spellEnd"/>
    </w:p>
    <w:p w14:paraId="076AD31F" w14:textId="78F43338" w:rsidR="000E1E37" w:rsidRDefault="000E1E37" w:rsidP="00751AC9">
      <w:pPr>
        <w:pStyle w:val="21"/>
      </w:pPr>
      <w:r w:rsidRPr="00254902">
        <w:t>В интерфейсе пользователя есть</w:t>
      </w:r>
      <w:r w:rsidR="008243BB">
        <w:t xml:space="preserve"> </w:t>
      </w:r>
      <w:r w:rsidR="00254902">
        <w:t xml:space="preserve">комбинированное компактное </w:t>
      </w:r>
      <w:r w:rsidR="008243BB">
        <w:t>окно</w:t>
      </w:r>
      <w:r w:rsidR="00254902">
        <w:t xml:space="preserve"> </w:t>
      </w:r>
      <w:r w:rsidR="00254902" w:rsidRPr="009900B2">
        <w:rPr>
          <w:strike/>
        </w:rPr>
        <w:t>чата-</w:t>
      </w:r>
      <w:r w:rsidR="00254902">
        <w:t>оповещений</w:t>
      </w:r>
      <w:r w:rsidR="008243BB">
        <w:t xml:space="preserve">, в котором отображаются все оповещения и сообщения с признаком отправителя (система, администратор, </w:t>
      </w:r>
      <w:r w:rsidR="00254902">
        <w:t>пользователь</w:t>
      </w:r>
      <w:r w:rsidR="008243BB">
        <w:t>)</w:t>
      </w:r>
      <w:r w:rsidR="00254902">
        <w:t xml:space="preserve">. </w:t>
      </w:r>
      <w:ins w:id="79" w:author="Буссе Дмитрий Александрович" w:date="2024-06-25T15:54:00Z">
        <w:r w:rsidR="009900B2">
          <w:t xml:space="preserve">У администратора </w:t>
        </w:r>
      </w:ins>
      <w:proofErr w:type="gramStart"/>
      <w:r w:rsidR="00254902">
        <w:t>Есть</w:t>
      </w:r>
      <w:proofErr w:type="gramEnd"/>
      <w:r w:rsidR="00254902">
        <w:t xml:space="preserve"> возможность отправлять сообщения пользователям или группам.</w:t>
      </w:r>
    </w:p>
    <w:p w14:paraId="6CAFDAB4" w14:textId="77777777" w:rsidR="005B7326" w:rsidRDefault="000E0C29" w:rsidP="005B7326">
      <w:pPr>
        <w:pStyle w:val="3"/>
      </w:pPr>
      <w:bookmarkStart w:id="80" w:name="_Toc168993475"/>
      <w:r w:rsidRPr="000E0C29">
        <w:t>Лента</w:t>
      </w:r>
      <w:bookmarkEnd w:id="80"/>
      <w:r>
        <w:t xml:space="preserve"> </w:t>
      </w:r>
    </w:p>
    <w:p w14:paraId="31662107" w14:textId="77777777" w:rsidR="000E0C29" w:rsidRDefault="005B7326" w:rsidP="000E0C29">
      <w:pPr>
        <w:pStyle w:val="21"/>
      </w:pPr>
      <w:r>
        <w:t xml:space="preserve">Лента </w:t>
      </w:r>
      <w:r w:rsidR="000E0C29" w:rsidRPr="000E0C29">
        <w:t>формируется для той или иной сущности на этапе ТЗ</w:t>
      </w:r>
      <w:r w:rsidR="000E0C29">
        <w:t xml:space="preserve"> и представляет собой настроенную таблицу с хронологически выстроенными сообщениями для обзора </w:t>
      </w:r>
      <w:r>
        <w:t>полной истории сущности.</w:t>
      </w:r>
    </w:p>
    <w:p w14:paraId="360DEA47" w14:textId="77777777" w:rsidR="00F70DC2" w:rsidRDefault="00F70DC2" w:rsidP="00CC490E">
      <w:pPr>
        <w:pStyle w:val="3"/>
      </w:pPr>
      <w:bookmarkStart w:id="81" w:name="_Toc168993476"/>
      <w:r>
        <w:t>Отчеты Платформы</w:t>
      </w:r>
      <w:bookmarkEnd w:id="81"/>
    </w:p>
    <w:p w14:paraId="4EE16C60" w14:textId="77777777" w:rsidR="00F70DC2" w:rsidRPr="00F70DC2" w:rsidRDefault="00F70DC2" w:rsidP="00F70DC2">
      <w:pPr>
        <w:pStyle w:val="21"/>
      </w:pPr>
      <w:r>
        <w:t xml:space="preserve">В отличие от </w:t>
      </w:r>
      <w:r>
        <w:rPr>
          <w:lang w:val="en-US"/>
        </w:rPr>
        <w:t>MVP</w:t>
      </w:r>
      <w:r w:rsidRPr="00F70DC2">
        <w:t xml:space="preserve"> </w:t>
      </w:r>
      <w:r>
        <w:t xml:space="preserve">отчеты выгружаются в ходе работы с функциональными страницами Платформы и Модуля. Прорабатывается на этапе ТЗ. </w:t>
      </w:r>
    </w:p>
    <w:p w14:paraId="39077CC3" w14:textId="77777777" w:rsidR="00DB7B6B" w:rsidRDefault="00DB7B6B" w:rsidP="00DB7B6B">
      <w:pPr>
        <w:pStyle w:val="3"/>
        <w:rPr>
          <w:lang w:val="en-US"/>
        </w:rPr>
      </w:pPr>
      <w:bookmarkStart w:id="82" w:name="_Toc168993477"/>
      <w:r>
        <w:lastRenderedPageBreak/>
        <w:t xml:space="preserve">Платные функции </w:t>
      </w:r>
      <w:r>
        <w:rPr>
          <w:lang w:val="en-US"/>
        </w:rPr>
        <w:t>RatioT</w:t>
      </w:r>
      <w:bookmarkEnd w:id="82"/>
    </w:p>
    <w:p w14:paraId="6F4A0F2B" w14:textId="77777777" w:rsidR="00DB7B6B" w:rsidRPr="009644BE" w:rsidRDefault="00DB7B6B" w:rsidP="00DB7B6B">
      <w:pPr>
        <w:pStyle w:val="21"/>
      </w:pPr>
      <w:r>
        <w:t xml:space="preserve">Система устроена так, что допускает разработку механизма тарификации и агрегации управления платными функциями по тарифам </w:t>
      </w:r>
      <w:r>
        <w:rPr>
          <w:lang w:val="en-US"/>
        </w:rPr>
        <w:t>RatioT</w:t>
      </w:r>
      <w:r w:rsidRPr="009644BE">
        <w:t>.</w:t>
      </w:r>
    </w:p>
    <w:p w14:paraId="0734C5A8" w14:textId="7BFA8113" w:rsidR="00DB7B6B" w:rsidRDefault="00DB7B6B" w:rsidP="00DB7B6B">
      <w:pPr>
        <w:pStyle w:val="21"/>
        <w:rPr>
          <w:ins w:id="83" w:author="Буссе Дмитрий Александрович" w:date="2024-04-10T10:07:00Z"/>
        </w:rPr>
      </w:pPr>
      <w:r>
        <w:t xml:space="preserve">На текущем этапе разработки перечень платных функций настраивается </w:t>
      </w:r>
      <w:proofErr w:type="spellStart"/>
      <w:r>
        <w:t>СуперАдминистратором</w:t>
      </w:r>
      <w:proofErr w:type="spellEnd"/>
      <w:r>
        <w:t xml:space="preserve"> для каждой учетной записи</w:t>
      </w:r>
      <w:r w:rsidRPr="00BC39A1">
        <w:t xml:space="preserve"> </w:t>
      </w:r>
      <w:r>
        <w:t>переключателями включено-выключено и числовыми значениями, в том числе для учетной записи «</w:t>
      </w:r>
      <w:proofErr w:type="spellStart"/>
      <w:r>
        <w:t>прото</w:t>
      </w:r>
      <w:proofErr w:type="spellEnd"/>
      <w:r>
        <w:t>-пользователя»</w:t>
      </w:r>
    </w:p>
    <w:p w14:paraId="172B092E" w14:textId="77777777" w:rsidR="002C767A" w:rsidRPr="002C767A" w:rsidRDefault="002C767A" w:rsidP="002C767A">
      <w:pPr>
        <w:spacing w:after="0" w:line="240" w:lineRule="auto"/>
        <w:jc w:val="both"/>
        <w:rPr>
          <w:ins w:id="84" w:author="Буссе Дмитрий Александрович" w:date="2024-04-10T10:07:00Z"/>
          <w:rFonts w:ascii="Calibri" w:eastAsia="Times New Roman" w:hAnsi="Calibri" w:cs="Calibri"/>
          <w:color w:val="000000"/>
          <w:sz w:val="16"/>
          <w:szCs w:val="16"/>
          <w:lang w:eastAsia="ru-RU"/>
        </w:rPr>
      </w:pPr>
      <w:ins w:id="85" w:author="Буссе Дмитрий Александрович" w:date="2024-04-10T10:07:00Z">
        <w:r w:rsidRPr="002C767A">
          <w:rPr>
            <w:rFonts w:ascii="Calibri" w:eastAsia="Times New Roman" w:hAnsi="Calibri" w:cs="Calibri"/>
            <w:color w:val="000000"/>
            <w:sz w:val="16"/>
            <w:szCs w:val="16"/>
            <w:lang w:eastAsia="ru-RU"/>
          </w:rPr>
          <w:t>Общий принцип контроля нарушения ограничений платных функций - раз в сутки запускается процесс, который проверяет пространства на соответствие их настроек "платным функциям". При обнаружении нарушения (например, ранее приглашено пользователей больше чем допускается сейчас) пространство блокируется, а всем мастерам пространства и Администратору высылается сообщение с расшифровкой причины блокировки. Мастер может исправить ситуацию и активировать пространство.</w:t>
        </w:r>
      </w:ins>
    </w:p>
    <w:p w14:paraId="5436C2B1" w14:textId="77777777" w:rsidR="002C767A" w:rsidRDefault="002C767A" w:rsidP="00DB7B6B">
      <w:pPr>
        <w:pStyle w:val="21"/>
      </w:pPr>
    </w:p>
    <w:tbl>
      <w:tblPr>
        <w:tblW w:w="10206" w:type="dxa"/>
        <w:tblInd w:w="-572" w:type="dxa"/>
        <w:tblLook w:val="04A0" w:firstRow="1" w:lastRow="0" w:firstColumn="1" w:lastColumn="0" w:noHBand="0" w:noVBand="1"/>
      </w:tblPr>
      <w:tblGrid>
        <w:gridCol w:w="960"/>
        <w:gridCol w:w="1919"/>
        <w:gridCol w:w="1311"/>
        <w:gridCol w:w="1275"/>
        <w:gridCol w:w="4741"/>
      </w:tblGrid>
      <w:tr w:rsidR="00B76D2A" w:rsidRPr="00B76D2A" w14:paraId="42335F62" w14:textId="77777777" w:rsidTr="00F10C34">
        <w:trPr>
          <w:trHeight w:val="300"/>
          <w:ins w:id="86" w:author="Буссе Дмитрий Александрович" w:date="2024-04-10T09:50:00Z"/>
        </w:trPr>
        <w:tc>
          <w:tcPr>
            <w:tcW w:w="9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2F4307D1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87" w:author="Буссе Дмитрий Александрович" w:date="2024-04-10T09:50:00Z"/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ru-RU"/>
              </w:rPr>
            </w:pPr>
            <w:proofErr w:type="spellStart"/>
            <w:ins w:id="88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b/>
                  <w:bCs/>
                  <w:color w:val="FFFFFF"/>
                  <w:sz w:val="16"/>
                  <w:szCs w:val="16"/>
                  <w:lang w:eastAsia="ru-RU"/>
                </w:rPr>
                <w:t>nn</w:t>
              </w:r>
              <w:proofErr w:type="spellEnd"/>
            </w:ins>
          </w:p>
        </w:tc>
        <w:tc>
          <w:tcPr>
            <w:tcW w:w="191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398F9A71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89" w:author="Буссе Дмитрий Александрович" w:date="2024-04-10T09:50:00Z"/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ru-RU"/>
              </w:rPr>
            </w:pPr>
            <w:ins w:id="90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b/>
                  <w:bCs/>
                  <w:color w:val="FFFFFF"/>
                  <w:sz w:val="16"/>
                  <w:szCs w:val="16"/>
                  <w:lang w:eastAsia="ru-RU"/>
                </w:rPr>
                <w:t>Имя</w:t>
              </w:r>
            </w:ins>
          </w:p>
        </w:tc>
        <w:tc>
          <w:tcPr>
            <w:tcW w:w="131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5524BFC2" w14:textId="77777777" w:rsidR="00B76D2A" w:rsidRPr="00B76D2A" w:rsidRDefault="00B76D2A" w:rsidP="00B76D2A">
            <w:pPr>
              <w:spacing w:after="0" w:line="240" w:lineRule="auto"/>
              <w:jc w:val="center"/>
              <w:rPr>
                <w:ins w:id="91" w:author="Буссе Дмитрий Александрович" w:date="2024-04-10T09:50:00Z"/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ru-RU"/>
              </w:rPr>
            </w:pPr>
            <w:ins w:id="92" w:author="Буссе Дмитрий Александрович" w:date="2024-04-10T09:50:00Z">
              <w:r w:rsidRPr="00B76D2A">
                <w:rPr>
                  <w:rFonts w:ascii="Calibri" w:eastAsia="Times New Roman" w:hAnsi="Calibri" w:cs="Calibri"/>
                  <w:b/>
                  <w:bCs/>
                  <w:color w:val="FFFFFF"/>
                  <w:sz w:val="16"/>
                  <w:szCs w:val="16"/>
                  <w:lang w:eastAsia="ru-RU"/>
                </w:rPr>
                <w:t>Тип</w:t>
              </w:r>
            </w:ins>
          </w:p>
        </w:tc>
        <w:tc>
          <w:tcPr>
            <w:tcW w:w="127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7DDD6617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93" w:author="Буссе Дмитрий Александрович" w:date="2024-04-10T09:50:00Z"/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ru-RU"/>
              </w:rPr>
            </w:pPr>
            <w:ins w:id="94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b/>
                  <w:bCs/>
                  <w:color w:val="FFFFFF"/>
                  <w:sz w:val="16"/>
                  <w:szCs w:val="16"/>
                  <w:lang w:eastAsia="ru-RU"/>
                </w:rPr>
                <w:t>Название</w:t>
              </w:r>
            </w:ins>
          </w:p>
        </w:tc>
        <w:tc>
          <w:tcPr>
            <w:tcW w:w="474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noWrap/>
            <w:vAlign w:val="center"/>
            <w:hideMark/>
          </w:tcPr>
          <w:p w14:paraId="31A280C9" w14:textId="77777777" w:rsidR="00B76D2A" w:rsidRPr="00B76D2A" w:rsidRDefault="00B76D2A" w:rsidP="00B76D2A">
            <w:pPr>
              <w:spacing w:after="0" w:line="240" w:lineRule="auto"/>
              <w:rPr>
                <w:ins w:id="95" w:author="Буссе Дмитрий Александрович" w:date="2024-04-10T09:50:00Z"/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ru-RU"/>
              </w:rPr>
            </w:pPr>
            <w:ins w:id="96" w:author="Буссе Дмитрий Александрович" w:date="2024-04-10T09:50:00Z">
              <w:r w:rsidRPr="00B76D2A">
                <w:rPr>
                  <w:rFonts w:ascii="Calibri" w:eastAsia="Times New Roman" w:hAnsi="Calibri" w:cs="Calibri"/>
                  <w:b/>
                  <w:bCs/>
                  <w:color w:val="FFFFFF"/>
                  <w:sz w:val="16"/>
                  <w:szCs w:val="16"/>
                  <w:lang w:eastAsia="ru-RU"/>
                </w:rPr>
                <w:t>Описание</w:t>
              </w:r>
            </w:ins>
          </w:p>
        </w:tc>
      </w:tr>
      <w:tr w:rsidR="00B76D2A" w:rsidRPr="00B76D2A" w14:paraId="17C96138" w14:textId="77777777" w:rsidTr="00F10C34">
        <w:trPr>
          <w:trHeight w:val="900"/>
          <w:ins w:id="97" w:author="Буссе Дмитрий Александрович" w:date="2024-04-10T09:50:00Z"/>
        </w:trPr>
        <w:tc>
          <w:tcPr>
            <w:tcW w:w="9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7DF0D90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98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99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1</w:t>
              </w:r>
            </w:ins>
          </w:p>
        </w:tc>
        <w:tc>
          <w:tcPr>
            <w:tcW w:w="191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3183AC8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00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ins w:id="101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SpaceVisualCustomization</w:t>
              </w:r>
              <w:proofErr w:type="spellEnd"/>
            </w:ins>
          </w:p>
        </w:tc>
        <w:tc>
          <w:tcPr>
            <w:tcW w:w="131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393F2F4" w14:textId="77777777" w:rsidR="00B76D2A" w:rsidRPr="00B76D2A" w:rsidRDefault="00B76D2A" w:rsidP="00B76D2A">
            <w:pPr>
              <w:spacing w:after="0" w:line="240" w:lineRule="auto"/>
              <w:jc w:val="center"/>
              <w:rPr>
                <w:ins w:id="102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03" w:author="Буссе Дмитрий Александрович" w:date="2024-04-10T09:50:00Z"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Да/Нет</w:t>
              </w:r>
            </w:ins>
          </w:p>
        </w:tc>
        <w:tc>
          <w:tcPr>
            <w:tcW w:w="127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DDC74D9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04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ins w:id="105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Кастомизация</w:t>
              </w:r>
              <w:proofErr w:type="spellEnd"/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 xml:space="preserve"> внешнего вида.</w:t>
              </w:r>
            </w:ins>
          </w:p>
        </w:tc>
        <w:tc>
          <w:tcPr>
            <w:tcW w:w="474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4D7B8C7C" w14:textId="77777777" w:rsidR="00B76D2A" w:rsidRPr="00B76D2A" w:rsidRDefault="00B76D2A" w:rsidP="00B76D2A">
            <w:pPr>
              <w:spacing w:after="0" w:line="240" w:lineRule="auto"/>
              <w:rPr>
                <w:ins w:id="106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07" w:author="Буссе Дмитрий Александрович" w:date="2024-04-10T09:50:00Z"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 xml:space="preserve">Отображается плитка </w:t>
              </w:r>
              <w:proofErr w:type="spellStart"/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SpaceVisualStyle</w:t>
              </w:r>
              <w:proofErr w:type="spellEnd"/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, на плитке разрешено настраивать и сохранять изменения.</w:t>
              </w:r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br/>
                <w:t>Если настройка была произведена пользователем при включенной опции, но теперь опцию отключили, то оформление пространства становится "по умолчанию", но настройка не удаляется.</w:t>
              </w:r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br/>
                <w:t>При повторном включении опции визуальное оформление пространства становится соответствующим настройке.</w:t>
              </w:r>
            </w:ins>
          </w:p>
        </w:tc>
      </w:tr>
      <w:tr w:rsidR="00B76D2A" w:rsidRPr="00F10C34" w14:paraId="1D6A7672" w14:textId="77777777" w:rsidTr="00F10C34">
        <w:trPr>
          <w:trHeight w:val="1125"/>
          <w:ins w:id="108" w:author="Буссе Дмитрий Александрович" w:date="2024-04-10T09:50:00Z"/>
        </w:trPr>
        <w:tc>
          <w:tcPr>
            <w:tcW w:w="9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3A3519A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09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10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2</w:t>
              </w:r>
            </w:ins>
          </w:p>
        </w:tc>
        <w:tc>
          <w:tcPr>
            <w:tcW w:w="191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B7E3386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11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ins w:id="112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SpacesAvailable</w:t>
              </w:r>
              <w:proofErr w:type="spellEnd"/>
            </w:ins>
          </w:p>
        </w:tc>
        <w:tc>
          <w:tcPr>
            <w:tcW w:w="131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438B6675" w14:textId="77777777" w:rsidR="00B76D2A" w:rsidRPr="00B76D2A" w:rsidRDefault="00B76D2A" w:rsidP="00B76D2A">
            <w:pPr>
              <w:spacing w:after="0" w:line="240" w:lineRule="auto"/>
              <w:jc w:val="center"/>
              <w:rPr>
                <w:ins w:id="113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14" w:author="Буссе Дмитрий Александрович" w:date="2024-04-10T09:50:00Z"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Положительное целое число</w:t>
              </w:r>
            </w:ins>
          </w:p>
        </w:tc>
        <w:tc>
          <w:tcPr>
            <w:tcW w:w="127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55E67AFB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15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16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Количество доступных пространств.</w:t>
              </w:r>
            </w:ins>
          </w:p>
        </w:tc>
        <w:tc>
          <w:tcPr>
            <w:tcW w:w="474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vAlign w:val="center"/>
            <w:hideMark/>
          </w:tcPr>
          <w:p w14:paraId="0608DF48" w14:textId="77777777" w:rsidR="00B76D2A" w:rsidRPr="00B76D2A" w:rsidRDefault="00B76D2A" w:rsidP="00B76D2A">
            <w:pPr>
              <w:spacing w:after="0" w:line="240" w:lineRule="auto"/>
              <w:rPr>
                <w:ins w:id="117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18" w:author="Буссе Дмитрий Александрович" w:date="2024-04-10T09:50:00Z"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 xml:space="preserve">При создании новых пространств система отслеживает чтобы их было создано не более чем </w:t>
              </w:r>
              <w:proofErr w:type="spellStart"/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заданов</w:t>
              </w:r>
              <w:proofErr w:type="spellEnd"/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 xml:space="preserve"> этой настройке. Если у пользователя создано пространств более чем положено, последние (по дате создания) пространства блокируются. </w:t>
              </w:r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br/>
                <w:t>Если пользователю нужно разблокировать пространство без увеличения значения этой настройки, он может заблокировать активное пространство и активировать заблокированное взамен.</w:t>
              </w:r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br/>
                <w:t xml:space="preserve">Заблокированное пространство позволяет </w:t>
              </w:r>
              <w:proofErr w:type="spellStart"/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логиниться</w:t>
              </w:r>
              <w:proofErr w:type="spellEnd"/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 xml:space="preserve"> в него только пользователям с ролью Мастера.</w:t>
              </w:r>
            </w:ins>
          </w:p>
        </w:tc>
      </w:tr>
      <w:tr w:rsidR="00B76D2A" w:rsidRPr="00B76D2A" w14:paraId="1CE402EF" w14:textId="77777777" w:rsidTr="00F10C34">
        <w:trPr>
          <w:trHeight w:val="1200"/>
          <w:ins w:id="119" w:author="Буссе Дмитрий Александрович" w:date="2024-04-10T09:50:00Z"/>
        </w:trPr>
        <w:tc>
          <w:tcPr>
            <w:tcW w:w="9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84EAA1D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20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21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3</w:t>
              </w:r>
            </w:ins>
          </w:p>
        </w:tc>
        <w:tc>
          <w:tcPr>
            <w:tcW w:w="191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CE0E4F1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22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ins w:id="123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SpaceUsersAvailable</w:t>
              </w:r>
              <w:proofErr w:type="spellEnd"/>
            </w:ins>
          </w:p>
        </w:tc>
        <w:tc>
          <w:tcPr>
            <w:tcW w:w="131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ABBB32F" w14:textId="77777777" w:rsidR="00B76D2A" w:rsidRPr="00B76D2A" w:rsidRDefault="00B76D2A" w:rsidP="00B76D2A">
            <w:pPr>
              <w:spacing w:after="0" w:line="240" w:lineRule="auto"/>
              <w:jc w:val="center"/>
              <w:rPr>
                <w:ins w:id="124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25" w:author="Буссе Дмитрий Александрович" w:date="2024-04-10T09:50:00Z"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Положительное целое число</w:t>
              </w:r>
            </w:ins>
          </w:p>
        </w:tc>
        <w:tc>
          <w:tcPr>
            <w:tcW w:w="127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0DD616C7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26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27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Максимальное количество пользователей, приглашенных в пространство.</w:t>
              </w:r>
            </w:ins>
          </w:p>
        </w:tc>
        <w:tc>
          <w:tcPr>
            <w:tcW w:w="474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693477C7" w14:textId="77777777" w:rsidR="00B76D2A" w:rsidRPr="00B76D2A" w:rsidRDefault="00B76D2A" w:rsidP="00B76D2A">
            <w:pPr>
              <w:spacing w:after="0" w:line="240" w:lineRule="auto"/>
              <w:rPr>
                <w:ins w:id="128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29" w:author="Буссе Дмитрий Александрович" w:date="2024-04-10T09:50:00Z"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 xml:space="preserve">При приглашении пользователей система контролирует превышение и не позволяет добавлять больше, чем задано этой настройкой. </w:t>
              </w:r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br/>
                <w:t xml:space="preserve">Если ранее в пространстве оказалось приглашено пользователей </w:t>
              </w:r>
              <w:proofErr w:type="spellStart"/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болше</w:t>
              </w:r>
              <w:proofErr w:type="spellEnd"/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, чем сейчас - пространство блокируется.</w:t>
              </w:r>
            </w:ins>
          </w:p>
        </w:tc>
      </w:tr>
      <w:tr w:rsidR="00B76D2A" w:rsidRPr="00B76D2A" w14:paraId="359CB3DF" w14:textId="77777777" w:rsidTr="00F10C34">
        <w:trPr>
          <w:trHeight w:val="900"/>
          <w:ins w:id="130" w:author="Буссе Дмитрий Александрович" w:date="2024-04-10T09:50:00Z"/>
        </w:trPr>
        <w:tc>
          <w:tcPr>
            <w:tcW w:w="9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251450A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31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32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4</w:t>
              </w:r>
            </w:ins>
          </w:p>
        </w:tc>
        <w:tc>
          <w:tcPr>
            <w:tcW w:w="191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2D29602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33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ins w:id="134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SpaceRolesAvailable</w:t>
              </w:r>
              <w:proofErr w:type="spellEnd"/>
            </w:ins>
          </w:p>
        </w:tc>
        <w:tc>
          <w:tcPr>
            <w:tcW w:w="131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53D18A7D" w14:textId="77777777" w:rsidR="00B76D2A" w:rsidRPr="00B76D2A" w:rsidRDefault="00B76D2A" w:rsidP="00B76D2A">
            <w:pPr>
              <w:spacing w:after="0" w:line="240" w:lineRule="auto"/>
              <w:jc w:val="center"/>
              <w:rPr>
                <w:ins w:id="135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36" w:author="Буссе Дмитрий Александрович" w:date="2024-04-10T09:50:00Z"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Да/Нет</w:t>
              </w:r>
            </w:ins>
          </w:p>
        </w:tc>
        <w:tc>
          <w:tcPr>
            <w:tcW w:w="127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28BACD5B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37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38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 xml:space="preserve">Разрешены роли, отличные от </w:t>
              </w:r>
              <w:proofErr w:type="spellStart"/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RatioT.Master</w:t>
              </w:r>
              <w:proofErr w:type="spellEnd"/>
            </w:ins>
          </w:p>
        </w:tc>
        <w:tc>
          <w:tcPr>
            <w:tcW w:w="474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vAlign w:val="center"/>
            <w:hideMark/>
          </w:tcPr>
          <w:p w14:paraId="2164DDC6" w14:textId="77777777" w:rsidR="00B76D2A" w:rsidRPr="00B76D2A" w:rsidRDefault="00B76D2A" w:rsidP="00B76D2A">
            <w:pPr>
              <w:spacing w:after="0" w:line="240" w:lineRule="auto"/>
              <w:rPr>
                <w:ins w:id="139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40" w:author="Буссе Дмитрий Александрович" w:date="2024-04-10T09:50:00Z"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На бесплатных тарифных планах допустимо несколько пользователей в пространстве, но только в роли Мастера. Это нужно для частного пользователя, не планирующего коммерческую эксплуатацию системы (он может подключить членов семьи или иных надежных и проверенных пользователей для эксплуатации оборудования, но не может доверить это наемным сотрудникам, поскольку такая схема не защищает от злоумышленников)</w:t>
              </w:r>
            </w:ins>
          </w:p>
        </w:tc>
      </w:tr>
      <w:tr w:rsidR="00B76D2A" w:rsidRPr="00B76D2A" w14:paraId="1E62D209" w14:textId="77777777" w:rsidTr="00F10C34">
        <w:trPr>
          <w:trHeight w:val="600"/>
          <w:ins w:id="141" w:author="Буссе Дмитрий Александрович" w:date="2024-04-10T09:50:00Z"/>
        </w:trPr>
        <w:tc>
          <w:tcPr>
            <w:tcW w:w="9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7AD3BAA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42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43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5</w:t>
              </w:r>
            </w:ins>
          </w:p>
        </w:tc>
        <w:tc>
          <w:tcPr>
            <w:tcW w:w="191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BD6D7CE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44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ins w:id="145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SpaceDafaultRoleAllowed</w:t>
              </w:r>
              <w:proofErr w:type="spellEnd"/>
            </w:ins>
          </w:p>
        </w:tc>
        <w:tc>
          <w:tcPr>
            <w:tcW w:w="131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C21B4A7" w14:textId="77777777" w:rsidR="00B76D2A" w:rsidRPr="00B76D2A" w:rsidRDefault="00B76D2A" w:rsidP="00B76D2A">
            <w:pPr>
              <w:spacing w:after="0" w:line="240" w:lineRule="auto"/>
              <w:jc w:val="center"/>
              <w:rPr>
                <w:ins w:id="146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47" w:author="Буссе Дмитрий Александрович" w:date="2024-04-10T09:50:00Z"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Да/Нет</w:t>
              </w:r>
            </w:ins>
          </w:p>
        </w:tc>
        <w:tc>
          <w:tcPr>
            <w:tcW w:w="127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41C5B0F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48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49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Предустановка роли новых пользователей</w:t>
              </w:r>
            </w:ins>
          </w:p>
        </w:tc>
        <w:tc>
          <w:tcPr>
            <w:tcW w:w="474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2EDE39F9" w14:textId="77777777" w:rsidR="00B76D2A" w:rsidRPr="00B76D2A" w:rsidRDefault="00B76D2A" w:rsidP="00B76D2A">
            <w:pPr>
              <w:spacing w:after="0" w:line="240" w:lineRule="auto"/>
              <w:rPr>
                <w:ins w:id="150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51" w:author="Буссе Дмитрий Александрович" w:date="2024-04-10T09:50:00Z"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Если разрешено, то на форме логина в пространство есть кнопка регистрации. Зарегистрировавшиеся таким образом пользователи автоматически получают заданную роль, которая задана в настройках пространства.</w:t>
              </w:r>
            </w:ins>
          </w:p>
        </w:tc>
      </w:tr>
      <w:tr w:rsidR="00B76D2A" w:rsidRPr="00B76D2A" w14:paraId="720BC6CA" w14:textId="77777777" w:rsidTr="00F10C34">
        <w:trPr>
          <w:trHeight w:val="675"/>
          <w:ins w:id="152" w:author="Буссе Дмитрий Александрович" w:date="2024-04-10T09:50:00Z"/>
        </w:trPr>
        <w:tc>
          <w:tcPr>
            <w:tcW w:w="9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0206F2C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53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54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6</w:t>
              </w:r>
            </w:ins>
          </w:p>
        </w:tc>
        <w:tc>
          <w:tcPr>
            <w:tcW w:w="191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755C4E7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55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ins w:id="156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SpaceDirectLoginAllowed</w:t>
              </w:r>
              <w:proofErr w:type="spellEnd"/>
            </w:ins>
          </w:p>
        </w:tc>
        <w:tc>
          <w:tcPr>
            <w:tcW w:w="131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006F8433" w14:textId="77777777" w:rsidR="00B76D2A" w:rsidRPr="00B76D2A" w:rsidRDefault="00B76D2A" w:rsidP="00B76D2A">
            <w:pPr>
              <w:spacing w:after="0" w:line="240" w:lineRule="auto"/>
              <w:jc w:val="center"/>
              <w:rPr>
                <w:ins w:id="157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58" w:author="Буссе Дмитрий Александрович" w:date="2024-04-10T09:50:00Z"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Да/Нет</w:t>
              </w:r>
            </w:ins>
          </w:p>
        </w:tc>
        <w:tc>
          <w:tcPr>
            <w:tcW w:w="127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512F476F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59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60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Прямой логин в пространство</w:t>
              </w:r>
            </w:ins>
          </w:p>
        </w:tc>
        <w:tc>
          <w:tcPr>
            <w:tcW w:w="474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vAlign w:val="center"/>
            <w:hideMark/>
          </w:tcPr>
          <w:p w14:paraId="1DD43BED" w14:textId="77777777" w:rsidR="00B76D2A" w:rsidRPr="00B76D2A" w:rsidRDefault="00B76D2A" w:rsidP="00B76D2A">
            <w:pPr>
              <w:spacing w:after="0" w:line="240" w:lineRule="auto"/>
              <w:rPr>
                <w:ins w:id="161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62" w:author="Буссе Дмитрий Александрович" w:date="2024-04-10T09:50:00Z"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 xml:space="preserve">Разрешается вход в пространство по доменному имени или через </w:t>
              </w:r>
              <w:proofErr w:type="spellStart"/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get</w:t>
              </w:r>
              <w:proofErr w:type="spellEnd"/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-параметр ("mycoolspacedomain.com" или "iot.dkc.ru/</w:t>
              </w:r>
              <w:proofErr w:type="spellStart"/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my_cool_space</w:t>
              </w:r>
              <w:proofErr w:type="spellEnd"/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 xml:space="preserve">"), при отключенной опции </w:t>
              </w:r>
              <w:proofErr w:type="spellStart"/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логиниться</w:t>
              </w:r>
              <w:proofErr w:type="spellEnd"/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 xml:space="preserve"> можно только через iot.dkc.ru и после логина в собственное пространство выбирать нужное пространство.</w:t>
              </w:r>
            </w:ins>
          </w:p>
        </w:tc>
      </w:tr>
      <w:tr w:rsidR="00B76D2A" w:rsidRPr="00B76D2A" w14:paraId="31877F05" w14:textId="77777777" w:rsidTr="00F10C34">
        <w:trPr>
          <w:trHeight w:val="300"/>
          <w:ins w:id="163" w:author="Буссе Дмитрий Александрович" w:date="2024-04-10T09:50:00Z"/>
        </w:trPr>
        <w:tc>
          <w:tcPr>
            <w:tcW w:w="9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8D62F77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64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65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7</w:t>
              </w:r>
            </w:ins>
          </w:p>
        </w:tc>
        <w:tc>
          <w:tcPr>
            <w:tcW w:w="191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BE7BA47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66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ins w:id="167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SpaceChargeAllowed</w:t>
              </w:r>
              <w:proofErr w:type="spellEnd"/>
            </w:ins>
          </w:p>
        </w:tc>
        <w:tc>
          <w:tcPr>
            <w:tcW w:w="131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3E20BA9" w14:textId="77777777" w:rsidR="00B76D2A" w:rsidRPr="00B76D2A" w:rsidRDefault="00B76D2A" w:rsidP="00B76D2A">
            <w:pPr>
              <w:spacing w:after="0" w:line="240" w:lineRule="auto"/>
              <w:jc w:val="center"/>
              <w:rPr>
                <w:ins w:id="168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69" w:author="Буссе Дмитрий Александрович" w:date="2024-04-10T09:50:00Z"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Да/Нет</w:t>
              </w:r>
            </w:ins>
          </w:p>
        </w:tc>
        <w:tc>
          <w:tcPr>
            <w:tcW w:w="127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1E63260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70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ins w:id="171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Charge</w:t>
              </w:r>
              <w:proofErr w:type="spellEnd"/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 xml:space="preserve"> доступен</w:t>
              </w:r>
            </w:ins>
          </w:p>
        </w:tc>
        <w:tc>
          <w:tcPr>
            <w:tcW w:w="474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272780DE" w14:textId="651ABCB3" w:rsidR="00B76D2A" w:rsidRPr="00F10C34" w:rsidRDefault="00B76D2A" w:rsidP="00B76D2A">
            <w:pPr>
              <w:spacing w:after="0" w:line="240" w:lineRule="auto"/>
              <w:rPr>
                <w:ins w:id="172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73" w:author="Буссе Дмитрий Александрович" w:date="2024-04-10T09:50:00Z"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 xml:space="preserve">Тип пространства может быть выбран </w:t>
              </w:r>
              <w:proofErr w:type="spellStart"/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Charge</w:t>
              </w:r>
            </w:ins>
            <w:proofErr w:type="spellEnd"/>
            <w:ins w:id="174" w:author="Буссе Дмитрий Александрович" w:date="2024-06-07T10:12:00Z">
              <w:r w:rsid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 xml:space="preserve">. Это признак для определения доступности ряда функций </w:t>
              </w:r>
            </w:ins>
            <w:ins w:id="175" w:author="Буссе Дмитрий Александрович" w:date="2024-06-07T10:13:00Z">
              <w:r w:rsid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 xml:space="preserve">модуля </w:t>
              </w:r>
              <w:r w:rsid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n-US" w:eastAsia="ru-RU"/>
                </w:rPr>
                <w:t>Charge</w:t>
              </w:r>
              <w:r w:rsidR="00F10C34"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.</w:t>
              </w:r>
            </w:ins>
          </w:p>
        </w:tc>
      </w:tr>
      <w:tr w:rsidR="00B76D2A" w:rsidRPr="00B76D2A" w14:paraId="37BCD195" w14:textId="77777777" w:rsidTr="00F10C34">
        <w:trPr>
          <w:trHeight w:val="675"/>
          <w:ins w:id="176" w:author="Буссе Дмитрий Александрович" w:date="2024-04-10T09:50:00Z"/>
        </w:trPr>
        <w:tc>
          <w:tcPr>
            <w:tcW w:w="9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620A966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77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78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8</w:t>
              </w:r>
            </w:ins>
          </w:p>
        </w:tc>
        <w:tc>
          <w:tcPr>
            <w:tcW w:w="191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E0F8BF1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79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ins w:id="180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CSVuploadAllowed</w:t>
              </w:r>
              <w:proofErr w:type="spellEnd"/>
            </w:ins>
          </w:p>
        </w:tc>
        <w:tc>
          <w:tcPr>
            <w:tcW w:w="131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557866E1" w14:textId="77777777" w:rsidR="00B76D2A" w:rsidRPr="00B76D2A" w:rsidRDefault="00B76D2A" w:rsidP="00B76D2A">
            <w:pPr>
              <w:spacing w:after="0" w:line="240" w:lineRule="auto"/>
              <w:jc w:val="center"/>
              <w:rPr>
                <w:ins w:id="181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82" w:author="Буссе Дмитрий Александрович" w:date="2024-04-10T09:50:00Z"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Да/Нет</w:t>
              </w:r>
            </w:ins>
          </w:p>
        </w:tc>
        <w:tc>
          <w:tcPr>
            <w:tcW w:w="127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070FA6C6" w14:textId="77777777" w:rsidR="00B76D2A" w:rsidRPr="00F10C34" w:rsidRDefault="00B76D2A" w:rsidP="00B76D2A">
            <w:pPr>
              <w:spacing w:after="0" w:line="240" w:lineRule="auto"/>
              <w:jc w:val="center"/>
              <w:rPr>
                <w:ins w:id="183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84" w:author="Буссе Дмитрий Александрович" w:date="2024-04-10T09:50:00Z">
              <w:r w:rsidRPr="00F10C34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Загрузка CSV</w:t>
              </w:r>
            </w:ins>
          </w:p>
        </w:tc>
        <w:tc>
          <w:tcPr>
            <w:tcW w:w="474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vAlign w:val="center"/>
            <w:hideMark/>
          </w:tcPr>
          <w:p w14:paraId="7E7DB605" w14:textId="77777777" w:rsidR="00B76D2A" w:rsidRPr="00B76D2A" w:rsidRDefault="00B76D2A" w:rsidP="00B76D2A">
            <w:pPr>
              <w:spacing w:after="0" w:line="240" w:lineRule="auto"/>
              <w:rPr>
                <w:ins w:id="185" w:author="Буссе Дмитрий Александрович" w:date="2024-04-10T09:50:00Z"/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ins w:id="186" w:author="Буссе Дмитрий Александрович" w:date="2024-04-10T09:50:00Z"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t>Если не разрешено, то кнопка загрузки CSV в систему не активна и нужно добавлять оборудование или пользователей по одному через веб-интерфейс.</w:t>
              </w:r>
              <w:r w:rsidRPr="00B76D2A"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eastAsia="ru-RU"/>
                </w:rPr>
                <w:br/>
                <w:t>Примечание: скачивание CSV - бесплатно всегда.</w:t>
              </w:r>
            </w:ins>
          </w:p>
        </w:tc>
      </w:tr>
    </w:tbl>
    <w:p w14:paraId="155499F2" w14:textId="080C3FE6" w:rsidR="00DB7B6B" w:rsidRPr="004E082B" w:rsidRDefault="00CA2ADD" w:rsidP="00CA2ADD">
      <w:pPr>
        <w:pStyle w:val="3"/>
      </w:pPr>
      <w:bookmarkStart w:id="187" w:name="_Toc163721287"/>
      <w:bookmarkStart w:id="188" w:name="_Toc168993478"/>
      <w:bookmarkEnd w:id="187"/>
      <w:r>
        <w:t xml:space="preserve">Тарифы </w:t>
      </w:r>
      <w:r>
        <w:rPr>
          <w:lang w:val="en-US"/>
        </w:rPr>
        <w:t>RatioT</w:t>
      </w:r>
      <w:r w:rsidR="00CD73F1">
        <w:t>, баланс ДКС</w:t>
      </w:r>
      <w:r w:rsidR="004E082B">
        <w:t xml:space="preserve"> и блокировка доступа к платформе.</w:t>
      </w:r>
      <w:bookmarkEnd w:id="188"/>
    </w:p>
    <w:p w14:paraId="6A2F7E3D" w14:textId="58F021EE" w:rsidR="00C10C49" w:rsidRDefault="00C10C49" w:rsidP="00CA2ADD">
      <w:pPr>
        <w:pStyle w:val="21"/>
        <w:rPr>
          <w:ins w:id="189" w:author="Буссе Дмитрий Александрович" w:date="2024-06-06T16:56:00Z"/>
          <w:highlight w:val="yellow"/>
        </w:rPr>
      </w:pPr>
      <w:ins w:id="190" w:author="Буссе Дмитрий Александрович" w:date="2024-04-05T15:24:00Z">
        <w:r>
          <w:rPr>
            <w:highlight w:val="yellow"/>
          </w:rPr>
          <w:t xml:space="preserve">Пользователи с платными тарифами </w:t>
        </w:r>
      </w:ins>
      <w:ins w:id="191" w:author="Буссе Дмитрий Александрович" w:date="2024-06-06T16:32:00Z">
        <w:r w:rsidR="006226F1">
          <w:rPr>
            <w:highlight w:val="yellow"/>
          </w:rPr>
          <w:t xml:space="preserve">отображаются на отдельном экране </w:t>
        </w:r>
        <w:proofErr w:type="spellStart"/>
        <w:r w:rsidR="006226F1">
          <w:rPr>
            <w:highlight w:val="yellow"/>
          </w:rPr>
          <w:t>СуперАдминистратора</w:t>
        </w:r>
        <w:proofErr w:type="spellEnd"/>
        <w:r w:rsidR="006226F1">
          <w:rPr>
            <w:highlight w:val="yellow"/>
          </w:rPr>
          <w:t>, там он может назначать им значения платных функций.</w:t>
        </w:r>
      </w:ins>
    </w:p>
    <w:p w14:paraId="0F527EC1" w14:textId="63CD1CA6" w:rsidR="00876B15" w:rsidRPr="00C7648E" w:rsidRDefault="00876B15" w:rsidP="00CA2ADD">
      <w:pPr>
        <w:pStyle w:val="21"/>
        <w:rPr>
          <w:ins w:id="192" w:author="Буссе Дмитрий Александрович" w:date="2024-04-05T15:24:00Z"/>
          <w:highlight w:val="yellow"/>
        </w:rPr>
      </w:pPr>
      <w:ins w:id="193" w:author="Буссе Дмитрий Александрович" w:date="2024-06-06T16:56:00Z">
        <w:r w:rsidRPr="00876B15">
          <w:rPr>
            <w:noProof/>
            <w:lang w:eastAsia="ru-RU"/>
          </w:rPr>
          <w:lastRenderedPageBreak/>
          <w:drawing>
            <wp:inline distT="0" distB="0" distL="0" distR="0" wp14:anchorId="4ED10623" wp14:editId="76DC303E">
              <wp:extent cx="5940425" cy="1202055"/>
              <wp:effectExtent l="0" t="0" r="3175" b="0"/>
              <wp:docPr id="3" name="Рисунок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12020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20D1F46" w14:textId="77777777" w:rsidR="00876B15" w:rsidRDefault="00CA2ADD" w:rsidP="00CA2ADD">
      <w:pPr>
        <w:pStyle w:val="21"/>
        <w:rPr>
          <w:ins w:id="194" w:author="Буссе Дмитрий Александрович" w:date="2024-06-06T16:56:00Z"/>
          <w:highlight w:val="yellow"/>
        </w:rPr>
      </w:pPr>
      <w:r w:rsidRPr="00C7648E">
        <w:rPr>
          <w:highlight w:val="yellow"/>
        </w:rPr>
        <w:t xml:space="preserve">Существует механизм </w:t>
      </w:r>
      <w:r w:rsidR="00071853" w:rsidRPr="00C7648E">
        <w:rPr>
          <w:highlight w:val="yellow"/>
        </w:rPr>
        <w:t>назначения цены каждой платной функции</w:t>
      </w:r>
      <w:ins w:id="195" w:author="Буссе Дмитрий Александрович" w:date="2024-04-05T15:30:00Z">
        <w:r w:rsidR="007E49E0">
          <w:rPr>
            <w:highlight w:val="yellow"/>
          </w:rPr>
          <w:t xml:space="preserve"> </w:t>
        </w:r>
      </w:ins>
      <w:ins w:id="196" w:author="Буссе Дмитрий Александрович" w:date="2024-06-06T16:50:00Z">
        <w:r w:rsidR="009602C6">
          <w:rPr>
            <w:highlight w:val="yellow"/>
          </w:rPr>
          <w:t>в отдельной таблице.</w:t>
        </w:r>
      </w:ins>
    </w:p>
    <w:p w14:paraId="5B9CC53A" w14:textId="5D9A1AB1" w:rsidR="00CA2ADD" w:rsidRPr="00C7648E" w:rsidRDefault="00876B15" w:rsidP="00CA2ADD">
      <w:pPr>
        <w:pStyle w:val="21"/>
        <w:rPr>
          <w:highlight w:val="yellow"/>
        </w:rPr>
      </w:pPr>
      <w:ins w:id="197" w:author="Буссе Дмитрий Александрович" w:date="2024-06-06T16:56:00Z">
        <w:r w:rsidRPr="00876B15">
          <w:rPr>
            <w:noProof/>
            <w:lang w:eastAsia="ru-RU"/>
          </w:rPr>
          <w:drawing>
            <wp:inline distT="0" distB="0" distL="0" distR="0" wp14:anchorId="3C3F23A4" wp14:editId="7833BD45">
              <wp:extent cx="852985" cy="1381694"/>
              <wp:effectExtent l="0" t="0" r="4445" b="9525"/>
              <wp:docPr id="4" name="Рисунок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2985" cy="13816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6FC454F" w14:textId="4F876BF3" w:rsidR="00511875" w:rsidRPr="00C7648E" w:rsidRDefault="00511875" w:rsidP="00CA2ADD">
      <w:pPr>
        <w:pStyle w:val="21"/>
        <w:rPr>
          <w:highlight w:val="yellow"/>
        </w:rPr>
      </w:pPr>
      <w:r w:rsidRPr="00C7648E">
        <w:rPr>
          <w:highlight w:val="yellow"/>
        </w:rPr>
        <w:t xml:space="preserve">Существует механизм уменьшения баланса </w:t>
      </w:r>
      <w:r w:rsidR="00DD0577">
        <w:rPr>
          <w:highlight w:val="yellow"/>
        </w:rPr>
        <w:t xml:space="preserve">клиентов ДКС в части платных функций </w:t>
      </w:r>
      <w:r w:rsidRPr="00C7648E">
        <w:rPr>
          <w:highlight w:val="yellow"/>
          <w:lang w:val="en-US"/>
        </w:rPr>
        <w:t>RatioT</w:t>
      </w:r>
      <w:r w:rsidR="00E35714" w:rsidRPr="00C7648E">
        <w:rPr>
          <w:highlight w:val="yellow"/>
        </w:rPr>
        <w:t xml:space="preserve">, период </w:t>
      </w:r>
      <w:proofErr w:type="gramStart"/>
      <w:r w:rsidR="00E35714" w:rsidRPr="00C7648E">
        <w:rPr>
          <w:highlight w:val="yellow"/>
        </w:rPr>
        <w:t>тарификации  прорабатывается</w:t>
      </w:r>
      <w:proofErr w:type="gramEnd"/>
      <w:r w:rsidR="00E35714" w:rsidRPr="00C7648E">
        <w:rPr>
          <w:highlight w:val="yellow"/>
        </w:rPr>
        <w:t xml:space="preserve"> на этапе ТЗ</w:t>
      </w:r>
      <w:ins w:id="198" w:author="Буссе Дмитрий Александрович" w:date="2024-06-07T09:47:00Z">
        <w:r w:rsidR="003012B3">
          <w:rPr>
            <w:highlight w:val="yellow"/>
          </w:rPr>
          <w:t>, сейчас это месяц.</w:t>
        </w:r>
      </w:ins>
    </w:p>
    <w:p w14:paraId="565FBC0C" w14:textId="780CD7CF" w:rsidR="00511875" w:rsidRPr="00C7648E" w:rsidDel="009602C6" w:rsidRDefault="00511875" w:rsidP="00CA2ADD">
      <w:pPr>
        <w:pStyle w:val="21"/>
        <w:rPr>
          <w:del w:id="199" w:author="Буссе Дмитрий Александрович" w:date="2024-06-06T16:51:00Z"/>
          <w:highlight w:val="yellow"/>
        </w:rPr>
      </w:pPr>
      <w:del w:id="200" w:author="Буссе Дмитрий Александрович" w:date="2024-06-06T16:51:00Z">
        <w:r w:rsidRPr="00C7648E" w:rsidDel="009602C6">
          <w:rPr>
            <w:highlight w:val="yellow"/>
          </w:rPr>
          <w:delText xml:space="preserve">Тариф </w:delText>
        </w:r>
        <w:r w:rsidRPr="00C7648E" w:rsidDel="009602C6">
          <w:rPr>
            <w:highlight w:val="yellow"/>
            <w:lang w:val="en-US"/>
          </w:rPr>
          <w:delText>RatioT</w:delText>
        </w:r>
        <w:r w:rsidRPr="00C7648E" w:rsidDel="009602C6">
          <w:rPr>
            <w:highlight w:val="yellow"/>
          </w:rPr>
          <w:delText xml:space="preserve"> имеет название и включает в себя настройки платн</w:delText>
        </w:r>
        <w:r w:rsidR="00E35714" w:rsidRPr="00C7648E" w:rsidDel="009602C6">
          <w:rPr>
            <w:highlight w:val="yellow"/>
          </w:rPr>
          <w:delText>ых функций, суммарная цена тарифа складывается из цен его платных функций.</w:delText>
        </w:r>
      </w:del>
    </w:p>
    <w:p w14:paraId="18F300AB" w14:textId="77777777" w:rsidR="00E35714" w:rsidRPr="00C7648E" w:rsidRDefault="00E35714" w:rsidP="00E35714">
      <w:pPr>
        <w:pStyle w:val="21"/>
        <w:rPr>
          <w:highlight w:val="yellow"/>
        </w:rPr>
      </w:pPr>
      <w:r w:rsidRPr="00C7648E">
        <w:rPr>
          <w:highlight w:val="yellow"/>
        </w:rPr>
        <w:t>Для каждого пользователя в контексте пространства есть возможность задать индивидуальную «скидку» не в процентах, а в единицах валюты. Скидка тарифицируется с тем же периодом тарификации, что и тарифы, может иметь положительное и отрицательное значение.</w:t>
      </w:r>
    </w:p>
    <w:p w14:paraId="03FFA7CC" w14:textId="14FDD3C3" w:rsidR="00511875" w:rsidRPr="00C7648E" w:rsidDel="009602C6" w:rsidRDefault="00511875" w:rsidP="00CA2ADD">
      <w:pPr>
        <w:pStyle w:val="21"/>
        <w:rPr>
          <w:del w:id="201" w:author="Буссе Дмитрий Александрович" w:date="2024-06-06T16:51:00Z"/>
          <w:highlight w:val="yellow"/>
        </w:rPr>
      </w:pPr>
      <w:del w:id="202" w:author="Буссе Дмитрий Александрович" w:date="2024-06-06T16:51:00Z">
        <w:r w:rsidRPr="00C7648E" w:rsidDel="009602C6">
          <w:rPr>
            <w:highlight w:val="yellow"/>
          </w:rPr>
          <w:delText xml:space="preserve">Для каждого пространства выбирается механизм тарификации (назначается </w:delText>
        </w:r>
      </w:del>
      <w:del w:id="203" w:author="Буссе Дмитрий Александрович" w:date="2024-04-05T15:32:00Z">
        <w:r w:rsidRPr="00C7648E" w:rsidDel="007E49E0">
          <w:rPr>
            <w:highlight w:val="yellow"/>
          </w:rPr>
          <w:delText>Супер</w:delText>
        </w:r>
      </w:del>
      <w:del w:id="204" w:author="Буссе Дмитрий Александрович" w:date="2024-06-06T16:51:00Z">
        <w:r w:rsidRPr="00C7648E" w:rsidDel="009602C6">
          <w:rPr>
            <w:highlight w:val="yellow"/>
          </w:rPr>
          <w:delText>Администратором).</w:delText>
        </w:r>
      </w:del>
    </w:p>
    <w:p w14:paraId="617B96E5" w14:textId="15809C56" w:rsidR="00876B15" w:rsidRPr="0004488A" w:rsidRDefault="009F2EF9" w:rsidP="009F2EF9">
      <w:pPr>
        <w:pStyle w:val="21"/>
        <w:rPr>
          <w:ins w:id="205" w:author="Буссе Дмитрий Александрович" w:date="2024-06-06T16:57:00Z"/>
          <w:highlight w:val="yellow"/>
        </w:rPr>
      </w:pPr>
      <w:r w:rsidRPr="00C7648E">
        <w:rPr>
          <w:highlight w:val="yellow"/>
        </w:rPr>
        <w:t>Существует механизм ограничения доступа пользователя к платформе при балансе, ког</w:t>
      </w:r>
      <w:r w:rsidR="0004488A">
        <w:rPr>
          <w:highlight w:val="yellow"/>
        </w:rPr>
        <w:t>да он меньше кредитного лимита</w:t>
      </w:r>
      <w:r w:rsidR="00D450EE">
        <w:rPr>
          <w:highlight w:val="yellow"/>
        </w:rPr>
        <w:t>.</w:t>
      </w:r>
      <w:r w:rsidR="0004488A">
        <w:rPr>
          <w:highlight w:val="yellow"/>
        </w:rPr>
        <w:t xml:space="preserve"> </w:t>
      </w:r>
      <w:r w:rsidR="00D450EE">
        <w:rPr>
          <w:highlight w:val="yellow"/>
        </w:rPr>
        <w:t>В</w:t>
      </w:r>
      <w:r w:rsidR="0004488A">
        <w:rPr>
          <w:highlight w:val="yellow"/>
        </w:rPr>
        <w:t xml:space="preserve"> минимальном варианте это уведомление для </w:t>
      </w:r>
      <w:proofErr w:type="spellStart"/>
      <w:r w:rsidR="0004488A">
        <w:rPr>
          <w:highlight w:val="yellow"/>
        </w:rPr>
        <w:t>СуперАдминистратора</w:t>
      </w:r>
      <w:proofErr w:type="spellEnd"/>
      <w:r w:rsidR="0004488A">
        <w:rPr>
          <w:highlight w:val="yellow"/>
        </w:rPr>
        <w:t xml:space="preserve"> ДКС с указанием пользователя, для которого формируется событие дефицита </w:t>
      </w:r>
      <w:proofErr w:type="spellStart"/>
      <w:r w:rsidR="0004488A">
        <w:rPr>
          <w:highlight w:val="yellow"/>
        </w:rPr>
        <w:t>балнса</w:t>
      </w:r>
      <w:proofErr w:type="spellEnd"/>
      <w:r w:rsidR="0004488A">
        <w:rPr>
          <w:highlight w:val="yellow"/>
        </w:rPr>
        <w:t>.</w:t>
      </w:r>
    </w:p>
    <w:p w14:paraId="05C1CB1B" w14:textId="35AB2C83" w:rsidR="009F2EF9" w:rsidRDefault="00AB2861" w:rsidP="00AB2861">
      <w:pPr>
        <w:pStyle w:val="4"/>
      </w:pPr>
      <w:r w:rsidRPr="00AB2861">
        <w:t>Механизм ведения баланса</w:t>
      </w:r>
    </w:p>
    <w:p w14:paraId="02D75D0F" w14:textId="64884E06" w:rsidR="00AB2861" w:rsidRDefault="00F900E2" w:rsidP="00AB2861">
      <w:pPr>
        <w:pStyle w:val="21"/>
      </w:pPr>
      <w:r>
        <w:t xml:space="preserve">Структура ТТБ, описанная в </w:t>
      </w:r>
      <w:r w:rsidRPr="00452E54">
        <w:rPr>
          <w:rStyle w:val="a3"/>
          <w:color w:val="2E74B5" w:themeColor="accent1" w:themeShade="BF"/>
          <w:u w:val="double"/>
        </w:rPr>
        <w:fldChar w:fldCharType="begin"/>
      </w:r>
      <w:r w:rsidRPr="00452E54">
        <w:rPr>
          <w:rStyle w:val="a3"/>
          <w:color w:val="2E74B5" w:themeColor="accent1" w:themeShade="BF"/>
          <w:u w:val="double"/>
        </w:rPr>
        <w:instrText xml:space="preserve"> REF _Ref170203466 \h </w:instrText>
      </w:r>
      <w:r w:rsidR="00452E54" w:rsidRPr="00452E54">
        <w:rPr>
          <w:rStyle w:val="a3"/>
          <w:color w:val="2E74B5" w:themeColor="accent1" w:themeShade="BF"/>
          <w:u w:val="double"/>
        </w:rPr>
        <w:instrText xml:space="preserve"> \* MERGEFORMAT </w:instrText>
      </w:r>
      <w:r w:rsidRPr="00452E54">
        <w:rPr>
          <w:rStyle w:val="a3"/>
          <w:color w:val="2E74B5" w:themeColor="accent1" w:themeShade="BF"/>
          <w:u w:val="double"/>
        </w:rPr>
      </w:r>
      <w:r w:rsidRPr="00452E54">
        <w:rPr>
          <w:rStyle w:val="a3"/>
          <w:color w:val="2E74B5" w:themeColor="accent1" w:themeShade="BF"/>
          <w:u w:val="double"/>
        </w:rPr>
        <w:fldChar w:fldCharType="separate"/>
      </w:r>
      <w:r w:rsidRPr="00452E54">
        <w:rPr>
          <w:rStyle w:val="a3"/>
          <w:color w:val="2E74B5" w:themeColor="accent1" w:themeShade="BF"/>
          <w:u w:val="double"/>
        </w:rPr>
        <w:t xml:space="preserve">Тарификация и тарифы </w:t>
      </w:r>
      <w:proofErr w:type="spellStart"/>
      <w:r w:rsidRPr="00452E54">
        <w:rPr>
          <w:rStyle w:val="a3"/>
          <w:color w:val="2E74B5" w:themeColor="accent1" w:themeShade="BF"/>
          <w:u w:val="double"/>
        </w:rPr>
        <w:t>Charge</w:t>
      </w:r>
      <w:proofErr w:type="spellEnd"/>
      <w:r w:rsidRPr="00452E54">
        <w:rPr>
          <w:rStyle w:val="a3"/>
          <w:color w:val="2E74B5" w:themeColor="accent1" w:themeShade="BF"/>
          <w:u w:val="double"/>
        </w:rPr>
        <w:t xml:space="preserve">, технический </w:t>
      </w:r>
      <w:proofErr w:type="spellStart"/>
      <w:r w:rsidRPr="00452E54">
        <w:rPr>
          <w:rStyle w:val="a3"/>
          <w:color w:val="2E74B5" w:themeColor="accent1" w:themeShade="BF"/>
          <w:u w:val="double"/>
        </w:rPr>
        <w:t>биллинг</w:t>
      </w:r>
      <w:proofErr w:type="spellEnd"/>
      <w:r w:rsidRPr="00452E54">
        <w:rPr>
          <w:rStyle w:val="a3"/>
          <w:color w:val="2E74B5" w:themeColor="accent1" w:themeShade="BF"/>
          <w:u w:val="double"/>
        </w:rPr>
        <w:t>.</w:t>
      </w:r>
      <w:r w:rsidRPr="00452E54">
        <w:rPr>
          <w:rStyle w:val="a3"/>
          <w:color w:val="2E74B5" w:themeColor="accent1" w:themeShade="BF"/>
          <w:u w:val="double"/>
        </w:rPr>
        <w:fldChar w:fldCharType="end"/>
      </w:r>
      <w:r w:rsidR="00452E54">
        <w:rPr>
          <w:rStyle w:val="a3"/>
          <w:color w:val="2E74B5" w:themeColor="accent1" w:themeShade="BF"/>
          <w:u w:val="double"/>
        </w:rPr>
        <w:t xml:space="preserve"> </w:t>
      </w:r>
      <w:r w:rsidR="00452E54">
        <w:t>д</w:t>
      </w:r>
      <w:r w:rsidR="00452E54" w:rsidRPr="00452E54">
        <w:t xml:space="preserve">олжна </w:t>
      </w:r>
      <w:r w:rsidR="00476297">
        <w:t>быть универсальной и подходить для тарификации п</w:t>
      </w:r>
      <w:r w:rsidR="001F486B">
        <w:t>латных функций для клиентов ДКС, для этого в записи ТТБ есть поле</w:t>
      </w:r>
      <w:r w:rsidR="00722A58">
        <w:t xml:space="preserve"> «Тип ТТБ», в котором для ведения баланса клиентов ДКС используется значение «</w:t>
      </w:r>
      <w:r w:rsidR="00722A58">
        <w:rPr>
          <w:lang w:val="en-US"/>
        </w:rPr>
        <w:t>Platform</w:t>
      </w:r>
      <w:r w:rsidR="00722A58">
        <w:t>».</w:t>
      </w:r>
    </w:p>
    <w:p w14:paraId="5C261D10" w14:textId="589E2467" w:rsidR="00722A58" w:rsidRDefault="00722A58" w:rsidP="00AB2861">
      <w:pPr>
        <w:pStyle w:val="21"/>
        <w:rPr>
          <w:rStyle w:val="a3"/>
          <w:color w:val="2E74B5" w:themeColor="accent1" w:themeShade="BF"/>
          <w:u w:val="double"/>
        </w:rPr>
      </w:pPr>
      <w:r>
        <w:t>Для операций с балансом клиентов ДКС используется экран</w:t>
      </w:r>
      <w:r w:rsidRPr="00722A58">
        <w:rPr>
          <w:rStyle w:val="a3"/>
          <w:color w:val="2E74B5" w:themeColor="accent1" w:themeShade="BF"/>
          <w:u w:val="double"/>
        </w:rPr>
        <w:t xml:space="preserve"> </w:t>
      </w:r>
      <w:r w:rsidRPr="00722A58">
        <w:rPr>
          <w:rStyle w:val="a3"/>
          <w:color w:val="2E74B5" w:themeColor="accent1" w:themeShade="BF"/>
          <w:u w:val="double"/>
        </w:rPr>
        <w:fldChar w:fldCharType="begin"/>
      </w:r>
      <w:r w:rsidRPr="00722A58">
        <w:rPr>
          <w:rStyle w:val="a3"/>
          <w:color w:val="2E74B5" w:themeColor="accent1" w:themeShade="BF"/>
          <w:u w:val="double"/>
        </w:rPr>
        <w:instrText xml:space="preserve"> REF _Ref170218814 \h  \* MERGEFORMAT </w:instrText>
      </w:r>
      <w:r w:rsidRPr="00722A58">
        <w:rPr>
          <w:rStyle w:val="a3"/>
          <w:color w:val="2E74B5" w:themeColor="accent1" w:themeShade="BF"/>
          <w:u w:val="double"/>
        </w:rPr>
      </w:r>
      <w:r w:rsidRPr="00722A58">
        <w:rPr>
          <w:rStyle w:val="a3"/>
          <w:color w:val="2E74B5" w:themeColor="accent1" w:themeShade="BF"/>
          <w:u w:val="double"/>
        </w:rPr>
        <w:fldChar w:fldCharType="separate"/>
      </w:r>
      <w:proofErr w:type="spellStart"/>
      <w:r w:rsidRPr="00722A58">
        <w:rPr>
          <w:rStyle w:val="a3"/>
          <w:color w:val="2E74B5" w:themeColor="accent1" w:themeShade="BF"/>
          <w:u w:val="double"/>
        </w:rPr>
        <w:t>Экран</w:t>
      </w:r>
      <w:proofErr w:type="spellEnd"/>
      <w:r w:rsidRPr="00722A58">
        <w:rPr>
          <w:rStyle w:val="a3"/>
          <w:color w:val="2E74B5" w:themeColor="accent1" w:themeShade="BF"/>
          <w:u w:val="double"/>
        </w:rPr>
        <w:t xml:space="preserve"> «</w:t>
      </w:r>
      <w:proofErr w:type="spellStart"/>
      <w:r w:rsidRPr="00722A58">
        <w:rPr>
          <w:rStyle w:val="a3"/>
          <w:color w:val="2E74B5" w:themeColor="accent1" w:themeShade="BF"/>
          <w:u w:val="double"/>
        </w:rPr>
        <w:t>Биллинг.Итоги</w:t>
      </w:r>
      <w:proofErr w:type="spellEnd"/>
      <w:r w:rsidRPr="00722A58">
        <w:rPr>
          <w:rStyle w:val="a3"/>
          <w:color w:val="2E74B5" w:themeColor="accent1" w:themeShade="BF"/>
          <w:u w:val="double"/>
        </w:rPr>
        <w:t>»</w:t>
      </w:r>
      <w:r w:rsidRPr="00722A58">
        <w:rPr>
          <w:rStyle w:val="a3"/>
          <w:color w:val="2E74B5" w:themeColor="accent1" w:themeShade="BF"/>
          <w:u w:val="double"/>
        </w:rPr>
        <w:fldChar w:fldCharType="end"/>
      </w:r>
    </w:p>
    <w:p w14:paraId="45E7790E" w14:textId="2BE30EDE" w:rsidR="0010009E" w:rsidRDefault="0010009E" w:rsidP="00AB2861">
      <w:pPr>
        <w:pStyle w:val="21"/>
      </w:pPr>
      <w:r>
        <w:t xml:space="preserve">Если это упростит разработку, то допустим следующий порядок: для целей технического </w:t>
      </w:r>
      <w:proofErr w:type="spellStart"/>
      <w:r>
        <w:t>биллинга</w:t>
      </w:r>
      <w:proofErr w:type="spellEnd"/>
      <w:r>
        <w:t xml:space="preserve"> платных функций все пользователи ДКС с платными тарифами добавляются в служебное пространство «Клиенты ДКС» в режиме «заблокирован» - они не могут видеть это пространство, но баланс пользователей в этом пространстве используется для учета</w:t>
      </w:r>
      <w:r w:rsidR="00834F3F">
        <w:t xml:space="preserve"> использования платных функций.</w:t>
      </w:r>
    </w:p>
    <w:p w14:paraId="128CC50C" w14:textId="77777777" w:rsidR="00DD0577" w:rsidRDefault="009A5C18" w:rsidP="00DD0577">
      <w:pPr>
        <w:pStyle w:val="21"/>
        <w:rPr>
          <w:highlight w:val="yellow"/>
        </w:rPr>
      </w:pPr>
      <w:proofErr w:type="spellStart"/>
      <w:r>
        <w:t>Биллинг</w:t>
      </w:r>
      <w:proofErr w:type="spellEnd"/>
      <w:r>
        <w:t xml:space="preserve"> клиентов ДКС</w:t>
      </w:r>
      <w:r w:rsidR="00FD7012">
        <w:t xml:space="preserve"> запускается один раз 1 числа каждого месяца в 6</w:t>
      </w:r>
      <w:r w:rsidR="00FD7012" w:rsidRPr="00FD7012">
        <w:t xml:space="preserve">:00 </w:t>
      </w:r>
      <w:r w:rsidR="00FD7012">
        <w:t xml:space="preserve">по </w:t>
      </w:r>
      <w:r w:rsidR="00FD7012">
        <w:rPr>
          <w:lang w:val="en-US"/>
        </w:rPr>
        <w:t>UTC</w:t>
      </w:r>
      <w:r>
        <w:t xml:space="preserve">, в этот момент делается «снимок» таблицы платных функций по каждому пользователю и «снимок» таблицы с ценами платных функций, эти «снимки» сохраняются в БД в отдельной таблице </w:t>
      </w:r>
      <w:r w:rsidR="00DD0577">
        <w:t xml:space="preserve">или в файлы на </w:t>
      </w:r>
      <w:r w:rsidR="00DD0577">
        <w:rPr>
          <w:lang w:val="en-US"/>
        </w:rPr>
        <w:t>SFTP</w:t>
      </w:r>
      <w:r w:rsidR="00DD0577" w:rsidRPr="00DD0577">
        <w:t>-</w:t>
      </w:r>
      <w:r w:rsidR="00DD0577">
        <w:t xml:space="preserve">сервере </w:t>
      </w:r>
      <w:r>
        <w:t xml:space="preserve">для обеспечения возможности обнаружения причин неверного </w:t>
      </w:r>
      <w:proofErr w:type="spellStart"/>
      <w:r>
        <w:t>биллинга</w:t>
      </w:r>
      <w:proofErr w:type="spellEnd"/>
      <w:r>
        <w:t xml:space="preserve"> и разрешения спорных ситуаций. В момент </w:t>
      </w:r>
      <w:proofErr w:type="spellStart"/>
      <w:r w:rsidR="006E0D8B">
        <w:t>биллинга</w:t>
      </w:r>
      <w:proofErr w:type="spellEnd"/>
      <w:r w:rsidR="006E0D8B">
        <w:t xml:space="preserve"> формируются ТТБ типа «</w:t>
      </w:r>
      <w:r w:rsidR="006E0D8B">
        <w:rPr>
          <w:lang w:val="en-US"/>
        </w:rPr>
        <w:t>platform</w:t>
      </w:r>
      <w:r w:rsidR="006E0D8B">
        <w:t>», на основании которых формируется баланс пользователя.</w:t>
      </w:r>
      <w:r w:rsidR="00DD0577">
        <w:t xml:space="preserve"> В этих «ТТБ» в примечаниях или ином поле проставляется ссылка на «снимки» таблицы набора платных функций пользователей и таблицы цен платных функций.</w:t>
      </w:r>
      <w:r w:rsidR="00DD0577" w:rsidRPr="00DD0577">
        <w:rPr>
          <w:highlight w:val="yellow"/>
        </w:rPr>
        <w:t xml:space="preserve"> </w:t>
      </w:r>
    </w:p>
    <w:p w14:paraId="251BF4D8" w14:textId="59AF8DA1" w:rsidR="00DD0577" w:rsidRPr="00D450EE" w:rsidRDefault="00DD0577" w:rsidP="00DD0577">
      <w:pPr>
        <w:pStyle w:val="21"/>
      </w:pPr>
      <w:r w:rsidRPr="00D450EE">
        <w:t xml:space="preserve">При прогнозе понижения баланса меньше </w:t>
      </w:r>
      <w:r w:rsidR="00D450EE">
        <w:t>нуля</w:t>
      </w:r>
      <w:r w:rsidRPr="00D450EE">
        <w:t xml:space="preserve"> в следующем месяце</w:t>
      </w:r>
      <w:r w:rsidR="00D450EE">
        <w:t>,</w:t>
      </w:r>
      <w:r w:rsidRPr="00D450EE">
        <w:t xml:space="preserve"> пользователю приходит уведомлением о недостаточности средств на счету.</w:t>
      </w:r>
    </w:p>
    <w:p w14:paraId="40BE244E" w14:textId="30F5FBE8" w:rsidR="00FD7012" w:rsidRDefault="00FD7012" w:rsidP="00AB2861">
      <w:pPr>
        <w:pStyle w:val="21"/>
      </w:pPr>
    </w:p>
    <w:p w14:paraId="67CDD1FD" w14:textId="13B9D4F7" w:rsidR="00DD0577" w:rsidRPr="006E0D8B" w:rsidRDefault="00DD0577" w:rsidP="00AB2861">
      <w:pPr>
        <w:pStyle w:val="21"/>
      </w:pPr>
      <w:r>
        <w:lastRenderedPageBreak/>
        <w:t>Для целей оперативного контроля на странице с платными функциями клиентов из журнала ТТБ формируется баланс по каждому пользователю в момент запроса этих данных.</w:t>
      </w:r>
    </w:p>
    <w:p w14:paraId="25A7A337" w14:textId="1B2577B0" w:rsidR="00476297" w:rsidRDefault="00476297" w:rsidP="00AB2861">
      <w:pPr>
        <w:pStyle w:val="21"/>
      </w:pPr>
    </w:p>
    <w:p w14:paraId="328A582D" w14:textId="77777777" w:rsidR="0004488A" w:rsidRPr="00F900E2" w:rsidRDefault="0004488A" w:rsidP="00AB2861">
      <w:pPr>
        <w:pStyle w:val="21"/>
      </w:pPr>
    </w:p>
    <w:p w14:paraId="69A29AC6" w14:textId="5A6605EC" w:rsidR="00E55A8F" w:rsidRDefault="00E55A8F" w:rsidP="00E13652">
      <w:pPr>
        <w:pStyle w:val="3"/>
      </w:pPr>
      <w:bookmarkStart w:id="206" w:name="_Toc163721289"/>
      <w:bookmarkStart w:id="207" w:name="_Toc168993479"/>
      <w:bookmarkEnd w:id="206"/>
      <w:r>
        <w:rPr>
          <w:lang w:val="en-US"/>
        </w:rPr>
        <w:t xml:space="preserve">Wizard </w:t>
      </w:r>
      <w:r>
        <w:t>подключения оборудования</w:t>
      </w:r>
      <w:bookmarkEnd w:id="207"/>
    </w:p>
    <w:p w14:paraId="1E18912C" w14:textId="77777777" w:rsidR="00E55A8F" w:rsidRDefault="00E55A8F" w:rsidP="00E55A8F">
      <w:pPr>
        <w:pStyle w:val="21"/>
      </w:pPr>
      <w:r>
        <w:t xml:space="preserve">У каждого типа устройства есть возможность подключить </w:t>
      </w:r>
      <w:r>
        <w:rPr>
          <w:lang w:val="en-US"/>
        </w:rPr>
        <w:t>Wizard</w:t>
      </w:r>
      <w:r w:rsidRPr="00B56FD3">
        <w:t xml:space="preserve"> </w:t>
      </w:r>
      <w:r>
        <w:t xml:space="preserve">быстрой настройки. В виду значительного различия функционала оборудования для каждого семейства устройств процедура </w:t>
      </w:r>
      <w:proofErr w:type="spellStart"/>
      <w:r>
        <w:rPr>
          <w:lang w:val="en-US"/>
        </w:rPr>
        <w:t>Wizarda</w:t>
      </w:r>
      <w:proofErr w:type="spellEnd"/>
      <w:r w:rsidRPr="00B56FD3">
        <w:t xml:space="preserve"> </w:t>
      </w:r>
      <w:r>
        <w:t xml:space="preserve">будет различной, но метод запуска и расположение кнопок запуска </w:t>
      </w:r>
      <w:proofErr w:type="spellStart"/>
      <w:r>
        <w:rPr>
          <w:lang w:val="en-US"/>
        </w:rPr>
        <w:t>Wizarda</w:t>
      </w:r>
      <w:proofErr w:type="spellEnd"/>
      <w:r w:rsidRPr="00B56FD3">
        <w:t xml:space="preserve"> </w:t>
      </w:r>
      <w:r>
        <w:t>у всех устройств единообразно.</w:t>
      </w:r>
    </w:p>
    <w:p w14:paraId="2F860666" w14:textId="77777777" w:rsidR="00E55A8F" w:rsidRDefault="00E55A8F" w:rsidP="00E55A8F">
      <w:pPr>
        <w:pStyle w:val="21"/>
      </w:pPr>
      <w:r>
        <w:t xml:space="preserve">В рамках этого проекта разрабатывается </w:t>
      </w:r>
      <w:r>
        <w:rPr>
          <w:lang w:val="en-US"/>
        </w:rPr>
        <w:t>Wizard</w:t>
      </w:r>
      <w:r w:rsidRPr="00B72373">
        <w:t xml:space="preserve"> </w:t>
      </w:r>
      <w:r>
        <w:t>для оборудования из Раздела 4.</w:t>
      </w:r>
      <w:r w:rsidRPr="00B72373">
        <w:t xml:space="preserve"> </w:t>
      </w:r>
    </w:p>
    <w:p w14:paraId="43B0407C" w14:textId="50ED4F01" w:rsidR="00E55A8F" w:rsidRDefault="00E55A8F" w:rsidP="00E55A8F">
      <w:pPr>
        <w:pStyle w:val="21"/>
      </w:pPr>
      <w:r>
        <w:t>Существует механизм массового подключения устройств</w:t>
      </w:r>
      <w:ins w:id="208" w:author="Буссе Дмитрий Александрович" w:date="2024-06-06T17:01:00Z">
        <w:r w:rsidR="003C4454">
          <w:t xml:space="preserve"> к пространству пользователя</w:t>
        </w:r>
      </w:ins>
      <w:r>
        <w:t xml:space="preserve"> с использованием предварительно подготовленных </w:t>
      </w:r>
      <w:r>
        <w:rPr>
          <w:lang w:val="en-US"/>
        </w:rPr>
        <w:t>CSV</w:t>
      </w:r>
      <w:r w:rsidRPr="00917EE7">
        <w:t>-</w:t>
      </w:r>
      <w:r>
        <w:t>файлов.</w:t>
      </w:r>
    </w:p>
    <w:p w14:paraId="4113AB50" w14:textId="7734D547" w:rsidR="00D601AF" w:rsidDel="0050336C" w:rsidRDefault="00D601AF" w:rsidP="00E55A8F">
      <w:pPr>
        <w:pStyle w:val="21"/>
        <w:rPr>
          <w:del w:id="209" w:author="Буссе Дмитрий Александрович" w:date="2024-06-06T17:04:00Z"/>
        </w:rPr>
      </w:pPr>
      <w:del w:id="210" w:author="Буссе Дмитрий Александрович" w:date="2024-06-06T17:04:00Z">
        <w:r w:rsidDel="0050336C">
          <w:delText xml:space="preserve">Если устройство принадлежит </w:delText>
        </w:r>
        <w:r w:rsidR="00DF67C6" w:rsidDel="0050336C">
          <w:delText>пользователю</w:delText>
        </w:r>
        <w:r w:rsidDel="0050336C">
          <w:delText xml:space="preserve">, но прошло процедуру </w:delText>
        </w:r>
        <w:r w:rsidDel="0050336C">
          <w:rPr>
            <w:lang w:val="en-US"/>
          </w:rPr>
          <w:delText>hard</w:delText>
        </w:r>
        <w:r w:rsidRPr="00A54430" w:rsidDel="0050336C">
          <w:delText xml:space="preserve"> </w:delText>
        </w:r>
        <w:r w:rsidDel="0050336C">
          <w:rPr>
            <w:lang w:val="en-US"/>
          </w:rPr>
          <w:delText>reset</w:delText>
        </w:r>
        <w:r w:rsidRPr="00A54430" w:rsidDel="0050336C">
          <w:delText xml:space="preserve"> </w:delText>
        </w:r>
        <w:r w:rsidDel="0050336C">
          <w:delText xml:space="preserve">и снова подключилось к «заводу», пользователю приходит уведомление </w:delText>
        </w:r>
        <w:r w:rsidRPr="00A54430" w:rsidDel="0050336C">
          <w:delText>(</w:delText>
        </w:r>
        <w:r w:rsidDel="0050336C">
          <w:delText>защита от краж).</w:delText>
        </w:r>
      </w:del>
    </w:p>
    <w:p w14:paraId="25D16850" w14:textId="02D40B5D" w:rsidR="00DF67C6" w:rsidRPr="00DF67C6" w:rsidRDefault="00DF67C6" w:rsidP="00E55A8F">
      <w:pPr>
        <w:pStyle w:val="21"/>
      </w:pPr>
      <w:r w:rsidRPr="007B7419">
        <w:rPr>
          <w:lang w:val="en-US"/>
        </w:rPr>
        <w:t>Wizard</w:t>
      </w:r>
      <w:r w:rsidRPr="007B7419">
        <w:t xml:space="preserve"> при добавлении оборудования создает пользователю одно пространство, если у пользователя нет пространств</w:t>
      </w:r>
      <w:r w:rsidR="0011574E" w:rsidRPr="007B7419">
        <w:t>.</w:t>
      </w:r>
    </w:p>
    <w:p w14:paraId="5BA6AF2F" w14:textId="77777777" w:rsidR="00E55A8F" w:rsidRDefault="00E55A8F" w:rsidP="00E13652">
      <w:pPr>
        <w:pStyle w:val="3"/>
      </w:pPr>
      <w:bookmarkStart w:id="211" w:name="_Toc168993480"/>
      <w:r>
        <w:t>Сценарий производства устройств</w:t>
      </w:r>
      <w:bookmarkEnd w:id="211"/>
    </w:p>
    <w:p w14:paraId="249B8B9F" w14:textId="77777777" w:rsidR="00E55A8F" w:rsidRPr="00FB415F" w:rsidRDefault="00E55A8F" w:rsidP="00E55A8F">
      <w:pPr>
        <w:pStyle w:val="21"/>
        <w:rPr>
          <w:strike/>
        </w:rPr>
      </w:pPr>
      <w:r w:rsidRPr="00FB415F">
        <w:rPr>
          <w:strike/>
        </w:rPr>
        <w:t xml:space="preserve">Сервисный инженер на заводе ДКС производит настройку физического устройства так, чтобы оно сразу после </w:t>
      </w:r>
      <w:proofErr w:type="spellStart"/>
      <w:r w:rsidRPr="00FB415F">
        <w:rPr>
          <w:strike/>
        </w:rPr>
        <w:t>hard-reset’a</w:t>
      </w:r>
      <w:proofErr w:type="spellEnd"/>
      <w:r w:rsidRPr="00FB415F">
        <w:rPr>
          <w:strike/>
        </w:rPr>
        <w:t xml:space="preserve"> подключалось к специфическому пространству, по адресу (</w:t>
      </w:r>
      <w:proofErr w:type="spellStart"/>
      <w:r w:rsidRPr="00FB415F">
        <w:rPr>
          <w:strike/>
        </w:rPr>
        <w:t>ip</w:t>
      </w:r>
      <w:proofErr w:type="spellEnd"/>
      <w:r w:rsidRPr="00FB415F">
        <w:rPr>
          <w:strike/>
        </w:rPr>
        <w:t xml:space="preserve"> или доменному имени) «завода/склада». В настройках устройства предусмотрено два адреса по умолчанию – один в Интернете (доменное имя или IP), второй – в локальной сети (для </w:t>
      </w:r>
      <w:proofErr w:type="spellStart"/>
      <w:r w:rsidRPr="00FB415F">
        <w:rPr>
          <w:strike/>
        </w:rPr>
        <w:t>on-premise</w:t>
      </w:r>
      <w:proofErr w:type="spellEnd"/>
      <w:r w:rsidRPr="00FB415F">
        <w:rPr>
          <w:strike/>
        </w:rPr>
        <w:t xml:space="preserve"> тарифа). В базе данных «завода/склада» для этого устройства прописывается инициализационный </w:t>
      </w:r>
      <w:proofErr w:type="spellStart"/>
      <w:r w:rsidRPr="00FB415F">
        <w:rPr>
          <w:strike/>
        </w:rPr>
        <w:t>токен</w:t>
      </w:r>
      <w:proofErr w:type="spellEnd"/>
      <w:r w:rsidRPr="00FB415F">
        <w:rPr>
          <w:strike/>
        </w:rPr>
        <w:t xml:space="preserve">-пароль (привязан к мак-адресу, серийному номеру и прочим идентификаторам конкретного физического устройства), который печатается на наклейке в паспорт устройства и кодируется штрих-кодом (либо может быть выслан по почте в PDF техподдержкой после достоверного подтверждения личности и права владения устройством). После первичной настройки устройство полностью доступно и отображается в этом специфическом пространстве и принадлежит некоему техническому пользователю «склад ДКС». Исправное устройство выключают и передают на склад. Описание устройств «склада» может быть выгружено компанией ДКС из платформы в CSV-файл и загружено из CSV-файла в платформу клиента (когда нужно обеспечить функцию быстрого подключения большого количества устройств для </w:t>
      </w:r>
      <w:proofErr w:type="spellStart"/>
      <w:r w:rsidRPr="00FB415F">
        <w:rPr>
          <w:strike/>
        </w:rPr>
        <w:t>on-premise</w:t>
      </w:r>
      <w:proofErr w:type="spellEnd"/>
      <w:r w:rsidRPr="00FB415F">
        <w:rPr>
          <w:strike/>
        </w:rPr>
        <w:t xml:space="preserve"> установки в изолированной сети без доступа к Интернету).</w:t>
      </w:r>
    </w:p>
    <w:p w14:paraId="7E481BAA" w14:textId="77777777" w:rsidR="00E55A8F" w:rsidRPr="00FB415F" w:rsidRDefault="00E55A8F" w:rsidP="00E55A8F">
      <w:pPr>
        <w:pStyle w:val="21"/>
        <w:rPr>
          <w:strike/>
        </w:rPr>
      </w:pPr>
      <w:r w:rsidRPr="00FB415F">
        <w:rPr>
          <w:strike/>
        </w:rPr>
        <w:t xml:space="preserve">Локальный адрес для </w:t>
      </w:r>
      <w:r w:rsidRPr="00FB415F">
        <w:rPr>
          <w:strike/>
          <w:lang w:val="en-US"/>
        </w:rPr>
        <w:t>On</w:t>
      </w:r>
      <w:r w:rsidRPr="00FB415F">
        <w:rPr>
          <w:strike/>
        </w:rPr>
        <w:t>-</w:t>
      </w:r>
      <w:r w:rsidRPr="00FB415F">
        <w:rPr>
          <w:strike/>
          <w:lang w:val="en-US"/>
        </w:rPr>
        <w:t>premise</w:t>
      </w:r>
      <w:r w:rsidRPr="00FB415F">
        <w:rPr>
          <w:strike/>
        </w:rPr>
        <w:t xml:space="preserve"> тарифа фиксируется в процессе разработки ТЗ.</w:t>
      </w:r>
    </w:p>
    <w:p w14:paraId="2F5A3ED9" w14:textId="35BC8CF2" w:rsidR="001746DB" w:rsidRDefault="00DB7B6B" w:rsidP="00E13652">
      <w:pPr>
        <w:pStyle w:val="2"/>
      </w:pPr>
      <w:bookmarkStart w:id="212" w:name="_Toc168993481"/>
      <w:r>
        <w:t>Требования к у</w:t>
      </w:r>
      <w:r w:rsidR="002F3D16">
        <w:t>четны</w:t>
      </w:r>
      <w:r>
        <w:t>м</w:t>
      </w:r>
      <w:r w:rsidR="002F3D16">
        <w:t xml:space="preserve"> запис</w:t>
      </w:r>
      <w:r>
        <w:t>ям</w:t>
      </w:r>
      <w:r w:rsidR="001746DB">
        <w:t xml:space="preserve"> пользователя</w:t>
      </w:r>
      <w:bookmarkEnd w:id="212"/>
    </w:p>
    <w:p w14:paraId="3429C880" w14:textId="1ED736EA" w:rsidR="006E408D" w:rsidRDefault="006E408D" w:rsidP="006E408D">
      <w:pPr>
        <w:pStyle w:val="21"/>
      </w:pPr>
      <w:r w:rsidRPr="00496615">
        <w:rPr>
          <w:b/>
        </w:rPr>
        <w:t xml:space="preserve">Процедура создания </w:t>
      </w:r>
      <w:r w:rsidRPr="00496615">
        <w:t>учетной</w:t>
      </w:r>
      <w:r>
        <w:t xml:space="preserve"> записи может быть инициирована пользователем лично, либо другим пользователем, в том числе возможно массовое создание учетных записей с применением заранее подготовленных реестров (файлов).</w:t>
      </w:r>
    </w:p>
    <w:p w14:paraId="41627D4F" w14:textId="22D1007C" w:rsidR="00FB415F" w:rsidRDefault="00FB415F" w:rsidP="006E408D">
      <w:pPr>
        <w:pStyle w:val="21"/>
      </w:pPr>
      <w:r w:rsidRPr="00FB415F">
        <w:rPr>
          <w:noProof/>
          <w:lang w:eastAsia="ru-RU"/>
        </w:rPr>
        <w:drawing>
          <wp:inline distT="0" distB="0" distL="0" distR="0" wp14:anchorId="470C48F9" wp14:editId="73F0FEEB">
            <wp:extent cx="4271749" cy="1839752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3568" cy="184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9CC8" w14:textId="74864985" w:rsidR="006E408D" w:rsidRDefault="006E408D" w:rsidP="006E408D">
      <w:pPr>
        <w:pStyle w:val="21"/>
      </w:pPr>
      <w:r w:rsidRPr="006E408D">
        <w:rPr>
          <w:b/>
        </w:rPr>
        <w:lastRenderedPageBreak/>
        <w:t xml:space="preserve">Процедура подтверждения </w:t>
      </w:r>
      <w:r w:rsidR="00D94636" w:rsidRPr="00D94636">
        <w:t>реквизитов каналов связи</w:t>
      </w:r>
      <w:r w:rsidR="00D94636">
        <w:rPr>
          <w:b/>
        </w:rPr>
        <w:t xml:space="preserve"> </w:t>
      </w:r>
      <w:r w:rsidR="00D94636" w:rsidRPr="00D94636">
        <w:rPr>
          <w:b/>
        </w:rPr>
        <w:t>(</w:t>
      </w:r>
      <w:r>
        <w:t xml:space="preserve">телефона, </w:t>
      </w:r>
      <w:r>
        <w:rPr>
          <w:lang w:val="en-US"/>
        </w:rPr>
        <w:t>e</w:t>
      </w:r>
      <w:r w:rsidRPr="006E408D">
        <w:t>-</w:t>
      </w:r>
      <w:r>
        <w:rPr>
          <w:lang w:val="en-US"/>
        </w:rPr>
        <w:t>mail</w:t>
      </w:r>
      <w:r w:rsidR="00D94636">
        <w:t xml:space="preserve">, </w:t>
      </w:r>
      <w:proofErr w:type="spellStart"/>
      <w:r w:rsidR="00D94636">
        <w:rPr>
          <w:lang w:val="en-US"/>
        </w:rPr>
        <w:t>telegramID</w:t>
      </w:r>
      <w:proofErr w:type="spellEnd"/>
      <w:r w:rsidR="00D94636" w:rsidRPr="00D94636">
        <w:t>)</w:t>
      </w:r>
      <w:r>
        <w:t xml:space="preserve">, персональных </w:t>
      </w:r>
      <w:r w:rsidR="00721F99">
        <w:t>данных</w:t>
      </w:r>
      <w:r w:rsidR="00230A5D">
        <w:t>, согласия с политикой обработки персональных данных, принятие условий использования (лицензии)</w:t>
      </w:r>
      <w:r w:rsidR="00721F99">
        <w:t>, прорабатывается</w:t>
      </w:r>
      <w:r>
        <w:t xml:space="preserve"> на этапе ТЗ.</w:t>
      </w:r>
    </w:p>
    <w:p w14:paraId="5EBF7949" w14:textId="6F0C7FB9" w:rsidR="00A803C6" w:rsidRPr="00A54430" w:rsidRDefault="00A803C6" w:rsidP="006E408D">
      <w:pPr>
        <w:pStyle w:val="21"/>
        <w:rPr>
          <w:b/>
        </w:rPr>
      </w:pPr>
      <w:r w:rsidRPr="00A54430">
        <w:rPr>
          <w:b/>
        </w:rPr>
        <w:t>Согласие на получение маркетинговых материалов</w:t>
      </w:r>
      <w:r>
        <w:rPr>
          <w:b/>
        </w:rPr>
        <w:t xml:space="preserve"> – </w:t>
      </w:r>
      <w:r>
        <w:t>пользователь может менять эту настройку в профиле.</w:t>
      </w:r>
    </w:p>
    <w:p w14:paraId="39748D08" w14:textId="77777777" w:rsidR="00955323" w:rsidRPr="00955323" w:rsidRDefault="00955323" w:rsidP="006E408D">
      <w:pPr>
        <w:pStyle w:val="21"/>
      </w:pPr>
      <w:r w:rsidRPr="00955323">
        <w:rPr>
          <w:b/>
        </w:rPr>
        <w:t>Безопасность изменения</w:t>
      </w:r>
      <w:r>
        <w:t xml:space="preserve"> </w:t>
      </w:r>
      <w:r w:rsidRPr="00955323">
        <w:rPr>
          <w:b/>
        </w:rPr>
        <w:t>каналов связи</w:t>
      </w:r>
      <w:r>
        <w:t xml:space="preserve"> (телефона, почты, </w:t>
      </w:r>
      <w:proofErr w:type="spellStart"/>
      <w:r>
        <w:rPr>
          <w:lang w:val="en-US"/>
        </w:rPr>
        <w:t>TelagramID</w:t>
      </w:r>
      <w:proofErr w:type="spellEnd"/>
      <w:r>
        <w:t>) обеспечивается дублированием сообщений по тем каналам, которые не изменялись (например, сменил телефон =</w:t>
      </w:r>
      <w:r w:rsidRPr="00955323">
        <w:t>&gt;</w:t>
      </w:r>
      <w:r>
        <w:t xml:space="preserve"> оповещения по почте и Телеграм)</w:t>
      </w:r>
    </w:p>
    <w:p w14:paraId="475346B8" w14:textId="77777777" w:rsidR="007A1320" w:rsidRPr="007A1320" w:rsidRDefault="007A1320" w:rsidP="006E408D">
      <w:pPr>
        <w:pStyle w:val="21"/>
      </w:pPr>
      <w:r>
        <w:rPr>
          <w:b/>
        </w:rPr>
        <w:t xml:space="preserve">Матрица настройки уведомлений </w:t>
      </w:r>
      <w:r w:rsidR="00025624" w:rsidRPr="00025624">
        <w:t>настр</w:t>
      </w:r>
      <w:r w:rsidR="00025624">
        <w:t>а</w:t>
      </w:r>
      <w:r w:rsidR="00025624" w:rsidRPr="00025624">
        <w:t>ивается</w:t>
      </w:r>
      <w:r w:rsidR="00025624">
        <w:t xml:space="preserve"> для учетной записи и </w:t>
      </w:r>
      <w:r>
        <w:t xml:space="preserve">определяет какие оповещения </w:t>
      </w:r>
      <w:r w:rsidR="00025624">
        <w:t xml:space="preserve">(категории) </w:t>
      </w:r>
      <w:r>
        <w:t>по каким каналам связи доставлять.</w:t>
      </w:r>
    </w:p>
    <w:p w14:paraId="60CCE060" w14:textId="77777777" w:rsidR="00035D9F" w:rsidRDefault="006E408D" w:rsidP="001746DB">
      <w:pPr>
        <w:pStyle w:val="21"/>
        <w:rPr>
          <w:b/>
        </w:rPr>
      </w:pPr>
      <w:r>
        <w:rPr>
          <w:b/>
        </w:rPr>
        <w:t xml:space="preserve">Процедура удаления </w:t>
      </w:r>
      <w:r w:rsidRPr="00035D9F">
        <w:t>своей</w:t>
      </w:r>
      <w:r>
        <w:rPr>
          <w:b/>
        </w:rPr>
        <w:t xml:space="preserve"> </w:t>
      </w:r>
      <w:r w:rsidRPr="00035D9F">
        <w:t>учетной</w:t>
      </w:r>
      <w:r>
        <w:t xml:space="preserve"> записи (персональных данных) доступна каждому пользователю системы. </w:t>
      </w:r>
      <w:proofErr w:type="spellStart"/>
      <w:r>
        <w:t>СуперАдминистратор</w:t>
      </w:r>
      <w:proofErr w:type="spellEnd"/>
      <w:r>
        <w:t xml:space="preserve"> удаляет чужие учетные записи.</w:t>
      </w:r>
    </w:p>
    <w:p w14:paraId="2EC8B36B" w14:textId="77777777" w:rsidR="00035D9F" w:rsidRPr="0007793F" w:rsidRDefault="00035D9F" w:rsidP="001746DB">
      <w:pPr>
        <w:pStyle w:val="21"/>
      </w:pPr>
      <w:r w:rsidRPr="00035D9F">
        <w:rPr>
          <w:b/>
        </w:rPr>
        <w:t xml:space="preserve">Активация для </w:t>
      </w:r>
      <w:r w:rsidRPr="00035D9F">
        <w:rPr>
          <w:b/>
          <w:lang w:val="en-US"/>
        </w:rPr>
        <w:t>web</w:t>
      </w:r>
      <w:r w:rsidRPr="00035D9F">
        <w:rPr>
          <w:b/>
        </w:rPr>
        <w:t>-интерфейса</w:t>
      </w:r>
      <w:r>
        <w:rPr>
          <w:b/>
        </w:rPr>
        <w:t xml:space="preserve">. </w:t>
      </w:r>
      <w:r>
        <w:t xml:space="preserve">Учетная запись может </w:t>
      </w:r>
      <w:r w:rsidR="0014006D">
        <w:t xml:space="preserve">ограничивать любой доступ пользователя к </w:t>
      </w:r>
      <w:r w:rsidR="0014006D">
        <w:rPr>
          <w:lang w:val="en-US"/>
        </w:rPr>
        <w:t>web</w:t>
      </w:r>
      <w:r w:rsidR="0014006D" w:rsidRPr="0014006D">
        <w:t>-</w:t>
      </w:r>
      <w:r w:rsidR="0014006D">
        <w:t xml:space="preserve">интерфейсу если она не активирована или деактивирована. Процесс активации прорабатывается в ТЗ. </w:t>
      </w:r>
      <w:r w:rsidR="00682613">
        <w:t>В</w:t>
      </w:r>
      <w:r w:rsidR="0007793F">
        <w:t xml:space="preserve">се операции кроме работы с </w:t>
      </w:r>
      <w:r w:rsidR="0007793F">
        <w:rPr>
          <w:lang w:val="en-US"/>
        </w:rPr>
        <w:t>web</w:t>
      </w:r>
      <w:r w:rsidR="0007793F" w:rsidRPr="0007793F">
        <w:t>-</w:t>
      </w:r>
      <w:r w:rsidR="0007793F">
        <w:t>интерфейсом</w:t>
      </w:r>
      <w:r w:rsidR="00682613">
        <w:t xml:space="preserve"> для не активированной учетной записи</w:t>
      </w:r>
      <w:r w:rsidR="0007793F">
        <w:t xml:space="preserve"> проводятся штатно (</w:t>
      </w:r>
      <w:r w:rsidR="00682613">
        <w:t>оповещения, ведение журналов, операции, инициированные оборудованием или процедурами Модуля, такими как проведение заправок электромобиля, пополнение баланса и т.п.).</w:t>
      </w:r>
    </w:p>
    <w:p w14:paraId="6497E2F7" w14:textId="77777777" w:rsidR="0007793F" w:rsidRDefault="0007793F" w:rsidP="0007793F">
      <w:pPr>
        <w:pStyle w:val="21"/>
      </w:pPr>
      <w:r w:rsidRPr="0007793F">
        <w:rPr>
          <w:b/>
        </w:rPr>
        <w:t>Срок годности</w:t>
      </w:r>
      <w:r>
        <w:rPr>
          <w:b/>
        </w:rPr>
        <w:t xml:space="preserve">. </w:t>
      </w:r>
      <w:r>
        <w:t xml:space="preserve">Учетная запись может быть деактивирована по сроку неактивности на веб-интерфейсе, но не удалена. </w:t>
      </w:r>
    </w:p>
    <w:p w14:paraId="31EB086E" w14:textId="77777777" w:rsidR="00B8585B" w:rsidRPr="00B8585B" w:rsidRDefault="00B8585B" w:rsidP="00B8585B">
      <w:pPr>
        <w:pStyle w:val="21"/>
        <w:rPr>
          <w:b/>
        </w:rPr>
      </w:pPr>
      <w:r w:rsidRPr="00B8585B">
        <w:rPr>
          <w:b/>
        </w:rPr>
        <w:t xml:space="preserve">Доступ по </w:t>
      </w:r>
      <w:r w:rsidRPr="00B8585B">
        <w:rPr>
          <w:b/>
          <w:lang w:val="en-US"/>
        </w:rPr>
        <w:t>API</w:t>
      </w:r>
      <w:r w:rsidRPr="00B8585B">
        <w:t xml:space="preserve"> </w:t>
      </w:r>
      <w:r>
        <w:t xml:space="preserve">включается и выключается для каждой учетной записи простым и интуитивным способом (кнопка очистки поля </w:t>
      </w:r>
      <w:r>
        <w:rPr>
          <w:lang w:val="en-US"/>
        </w:rPr>
        <w:t>API</w:t>
      </w:r>
      <w:r w:rsidRPr="00B8585B">
        <w:t>-</w:t>
      </w:r>
      <w:r>
        <w:rPr>
          <w:lang w:val="en-US"/>
        </w:rPr>
        <w:t>key</w:t>
      </w:r>
      <w:r w:rsidRPr="00B8585B">
        <w:t xml:space="preserve"> </w:t>
      </w:r>
      <w:r>
        <w:t xml:space="preserve">отключает доступ по </w:t>
      </w:r>
      <w:r>
        <w:rPr>
          <w:lang w:val="en-US"/>
        </w:rPr>
        <w:t>API</w:t>
      </w:r>
      <w:r w:rsidRPr="00B8585B">
        <w:t xml:space="preserve"> </w:t>
      </w:r>
      <w:r>
        <w:t>или иной интуитивно понятный способ).</w:t>
      </w:r>
      <w:r w:rsidRPr="00B8585B">
        <w:t xml:space="preserve"> </w:t>
      </w:r>
    </w:p>
    <w:p w14:paraId="20AF309D" w14:textId="77777777" w:rsidR="00B8585B" w:rsidRDefault="00B8585B" w:rsidP="00B8585B">
      <w:pPr>
        <w:pStyle w:val="21"/>
      </w:pPr>
      <w:r>
        <w:rPr>
          <w:b/>
        </w:rPr>
        <w:t xml:space="preserve">Генерация </w:t>
      </w:r>
      <w:r w:rsidRPr="00B8585B">
        <w:rPr>
          <w:b/>
          <w:lang w:val="en-US"/>
        </w:rPr>
        <w:t>API</w:t>
      </w:r>
      <w:r w:rsidRPr="00B8585B">
        <w:rPr>
          <w:b/>
        </w:rPr>
        <w:t>-</w:t>
      </w:r>
      <w:r w:rsidRPr="00B8585B">
        <w:rPr>
          <w:b/>
          <w:lang w:val="en-US"/>
        </w:rPr>
        <w:t>key</w:t>
      </w:r>
      <w:r>
        <w:rPr>
          <w:b/>
        </w:rPr>
        <w:t xml:space="preserve"> </w:t>
      </w:r>
      <w:r w:rsidRPr="00B8585B">
        <w:t>возможна</w:t>
      </w:r>
      <w:r>
        <w:rPr>
          <w:b/>
        </w:rPr>
        <w:t xml:space="preserve"> </w:t>
      </w:r>
      <w:r w:rsidRPr="00B8585B">
        <w:t>для</w:t>
      </w:r>
      <w:r>
        <w:t xml:space="preserve"> учетной записи как первичная, так и повторная при дискредитации ключа. </w:t>
      </w:r>
    </w:p>
    <w:p w14:paraId="7BE8C9E7" w14:textId="77777777" w:rsidR="0014006D" w:rsidRDefault="0014006D" w:rsidP="001746DB">
      <w:pPr>
        <w:pStyle w:val="21"/>
      </w:pPr>
      <w:r w:rsidRPr="0014006D">
        <w:rPr>
          <w:b/>
        </w:rPr>
        <w:t>Персональные данные</w:t>
      </w:r>
      <w:r>
        <w:rPr>
          <w:b/>
        </w:rPr>
        <w:t xml:space="preserve"> </w:t>
      </w:r>
      <w:r w:rsidRPr="0014006D">
        <w:t>физ.</w:t>
      </w:r>
      <w:r w:rsidR="00496615">
        <w:t xml:space="preserve"> </w:t>
      </w:r>
      <w:r w:rsidRPr="0014006D">
        <w:t>лица</w:t>
      </w:r>
      <w:r>
        <w:t xml:space="preserve"> или реквизиты </w:t>
      </w:r>
      <w:r w:rsidR="00B8585B">
        <w:t>организации,</w:t>
      </w:r>
      <w:r w:rsidR="0085384F">
        <w:t xml:space="preserve"> или прочие данные (для технических аккаунтов) хранятся в контексте пользователя.</w:t>
      </w:r>
    </w:p>
    <w:p w14:paraId="2C969F13" w14:textId="77777777" w:rsidR="007B4705" w:rsidRDefault="001B7941" w:rsidP="001746DB">
      <w:pPr>
        <w:pStyle w:val="21"/>
      </w:pPr>
      <w:r w:rsidRPr="001B7941">
        <w:rPr>
          <w:b/>
        </w:rPr>
        <w:t>Типы пользователей</w:t>
      </w:r>
      <w:r>
        <w:rPr>
          <w:b/>
        </w:rPr>
        <w:t xml:space="preserve"> </w:t>
      </w:r>
      <w:r w:rsidRPr="001B7941">
        <w:t xml:space="preserve">предусмотрены для </w:t>
      </w:r>
      <w:r>
        <w:t xml:space="preserve">гибкого разделения хранения </w:t>
      </w:r>
      <w:r w:rsidR="007B4705">
        <w:t xml:space="preserve">разнородных данных, разделения форм ввода для разных типов. </w:t>
      </w:r>
    </w:p>
    <w:p w14:paraId="296174FE" w14:textId="77777777" w:rsidR="001B7941" w:rsidRDefault="007B4705" w:rsidP="001746DB">
      <w:pPr>
        <w:pStyle w:val="21"/>
      </w:pPr>
      <w:r>
        <w:t>В настоящий момент предусмотрены:</w:t>
      </w:r>
    </w:p>
    <w:p w14:paraId="1AD20CFE" w14:textId="77777777" w:rsidR="007B4705" w:rsidRDefault="007B4705" w:rsidP="00FC0056">
      <w:pPr>
        <w:pStyle w:val="21"/>
        <w:numPr>
          <w:ilvl w:val="0"/>
          <w:numId w:val="8"/>
        </w:numPr>
      </w:pPr>
      <w:r>
        <w:t xml:space="preserve">физлицо, </w:t>
      </w:r>
    </w:p>
    <w:p w14:paraId="07492227" w14:textId="77777777" w:rsidR="007B4705" w:rsidRDefault="007B4705" w:rsidP="00FC0056">
      <w:pPr>
        <w:pStyle w:val="21"/>
        <w:numPr>
          <w:ilvl w:val="0"/>
          <w:numId w:val="8"/>
        </w:numPr>
      </w:pPr>
      <w:r>
        <w:t xml:space="preserve">юр. лицо, </w:t>
      </w:r>
    </w:p>
    <w:p w14:paraId="1BAFD649" w14:textId="77777777" w:rsidR="007B4705" w:rsidRDefault="007B4705" w:rsidP="00FC0056">
      <w:pPr>
        <w:pStyle w:val="21"/>
        <w:numPr>
          <w:ilvl w:val="0"/>
          <w:numId w:val="8"/>
        </w:numPr>
      </w:pPr>
      <w:r>
        <w:t>технический аккаунт.</w:t>
      </w:r>
    </w:p>
    <w:p w14:paraId="43BC7720" w14:textId="77777777" w:rsidR="007B4705" w:rsidRPr="001B7941" w:rsidRDefault="007B4705" w:rsidP="001746DB">
      <w:pPr>
        <w:pStyle w:val="21"/>
      </w:pPr>
      <w:r>
        <w:t>Предусмотрена техническая возможность расширить перечень видов (специфические формы контрагентов) и форм ввода информации при будущих разработках.</w:t>
      </w:r>
    </w:p>
    <w:p w14:paraId="3032E0D7" w14:textId="77777777" w:rsidR="0085384F" w:rsidRDefault="0042564B" w:rsidP="001746DB">
      <w:pPr>
        <w:pStyle w:val="21"/>
      </w:pPr>
      <w:r>
        <w:rPr>
          <w:b/>
        </w:rPr>
        <w:t>Хранение п</w:t>
      </w:r>
      <w:r w:rsidR="0085384F" w:rsidRPr="0085384F">
        <w:rPr>
          <w:b/>
        </w:rPr>
        <w:t>арол</w:t>
      </w:r>
      <w:r>
        <w:rPr>
          <w:b/>
        </w:rPr>
        <w:t>ей</w:t>
      </w:r>
      <w:r w:rsidR="0085384F" w:rsidRPr="0085384F">
        <w:rPr>
          <w:b/>
        </w:rPr>
        <w:t xml:space="preserve"> </w:t>
      </w:r>
      <w:r w:rsidR="0085384F" w:rsidRPr="0085384F">
        <w:t>пользователей в системе хранятся в зашифрованном виде.</w:t>
      </w:r>
    </w:p>
    <w:p w14:paraId="2AE86642" w14:textId="77777777" w:rsidR="002F3D16" w:rsidRDefault="002F3D16" w:rsidP="002F3D16">
      <w:pPr>
        <w:pStyle w:val="21"/>
      </w:pPr>
      <w:r>
        <w:rPr>
          <w:b/>
        </w:rPr>
        <w:t>Набор</w:t>
      </w:r>
      <w:r w:rsidRPr="001B2D61">
        <w:rPr>
          <w:b/>
        </w:rPr>
        <w:t xml:space="preserve"> платных функций</w:t>
      </w:r>
      <w:r>
        <w:t xml:space="preserve"> задается д</w:t>
      </w:r>
      <w:r w:rsidRPr="006E408D">
        <w:t>ля каждой учетной записи пользователя</w:t>
      </w:r>
      <w:r>
        <w:t>. Перечень функций, способ его настройки п</w:t>
      </w:r>
      <w:r w:rsidRPr="006E408D">
        <w:t>рорабатывается на этапе ТЗ.</w:t>
      </w:r>
    </w:p>
    <w:p w14:paraId="30A7B6C3" w14:textId="77777777" w:rsidR="0085384F" w:rsidRDefault="00265C0B" w:rsidP="001746DB">
      <w:pPr>
        <w:pStyle w:val="21"/>
      </w:pPr>
      <w:r>
        <w:rPr>
          <w:b/>
        </w:rPr>
        <w:t>Ограничение к</w:t>
      </w:r>
      <w:r w:rsidR="0085384F" w:rsidRPr="0085384F">
        <w:rPr>
          <w:b/>
        </w:rPr>
        <w:t>оличеств</w:t>
      </w:r>
      <w:r>
        <w:rPr>
          <w:b/>
        </w:rPr>
        <w:t>а</w:t>
      </w:r>
      <w:r w:rsidR="0085384F" w:rsidRPr="0085384F">
        <w:rPr>
          <w:b/>
        </w:rPr>
        <w:t xml:space="preserve"> </w:t>
      </w:r>
      <w:r w:rsidR="0085384F">
        <w:rPr>
          <w:b/>
        </w:rPr>
        <w:t xml:space="preserve">собственных </w:t>
      </w:r>
      <w:r w:rsidR="0085384F" w:rsidRPr="0085384F">
        <w:rPr>
          <w:b/>
        </w:rPr>
        <w:t>пространств</w:t>
      </w:r>
      <w:r w:rsidR="0085384F">
        <w:t xml:space="preserve"> </w:t>
      </w:r>
      <w:r>
        <w:t xml:space="preserve">задано </w:t>
      </w:r>
      <w:r w:rsidR="0085384F">
        <w:t>в настройках платных функций. Пользователь может не иметь ни одного собственного пространства.</w:t>
      </w:r>
    </w:p>
    <w:p w14:paraId="2D1B26F1" w14:textId="77777777" w:rsidR="00420149" w:rsidRDefault="00420149" w:rsidP="001746DB">
      <w:pPr>
        <w:pStyle w:val="21"/>
      </w:pPr>
      <w:r w:rsidRPr="00420149">
        <w:rPr>
          <w:b/>
        </w:rPr>
        <w:t>Внутренняя идентификация</w:t>
      </w:r>
      <w:r>
        <w:t xml:space="preserve"> учетной записи в Платформе организована так, чтобы при подключении к другому экземпляру платформы учетные данные оставались уникальными.</w:t>
      </w:r>
    </w:p>
    <w:p w14:paraId="05B1A5B3" w14:textId="77777777" w:rsidR="00682613" w:rsidRPr="003A7219" w:rsidRDefault="003A7219" w:rsidP="001746DB">
      <w:pPr>
        <w:pStyle w:val="21"/>
      </w:pPr>
      <w:proofErr w:type="spellStart"/>
      <w:r w:rsidRPr="003A7219">
        <w:rPr>
          <w:b/>
        </w:rPr>
        <w:t>Прото</w:t>
      </w:r>
      <w:proofErr w:type="spellEnd"/>
      <w:r w:rsidRPr="003A7219">
        <w:rPr>
          <w:b/>
        </w:rPr>
        <w:t>-пользователь</w:t>
      </w:r>
      <w:r>
        <w:rPr>
          <w:b/>
        </w:rPr>
        <w:t xml:space="preserve">. </w:t>
      </w:r>
      <w:r w:rsidRPr="003A7219">
        <w:t xml:space="preserve">Функция задания значений по умолчанию для новых учетных записей </w:t>
      </w:r>
      <w:r>
        <w:t>реализована через специальную учетную запись «</w:t>
      </w:r>
      <w:proofErr w:type="spellStart"/>
      <w:r>
        <w:t>прото</w:t>
      </w:r>
      <w:proofErr w:type="spellEnd"/>
      <w:r>
        <w:t>-пользователя», либо через функцию выбора существующих учетных записей в качестве «</w:t>
      </w:r>
      <w:proofErr w:type="spellStart"/>
      <w:r>
        <w:t>прото</w:t>
      </w:r>
      <w:proofErr w:type="spellEnd"/>
      <w:r>
        <w:t>-пользователя» для первичного заполнения значений по умолчанию.</w:t>
      </w:r>
    </w:p>
    <w:p w14:paraId="0B2E75B5" w14:textId="77777777" w:rsidR="001B7941" w:rsidRDefault="001B7941" w:rsidP="00E13652">
      <w:pPr>
        <w:pStyle w:val="2"/>
      </w:pPr>
      <w:bookmarkStart w:id="213" w:name="_Toc168993482"/>
      <w:r>
        <w:lastRenderedPageBreak/>
        <w:t>Роли Платформы</w:t>
      </w:r>
      <w:bookmarkEnd w:id="213"/>
    </w:p>
    <w:p w14:paraId="106664A4" w14:textId="77777777" w:rsidR="00E16B5F" w:rsidRDefault="00A3058C" w:rsidP="00A3058C">
      <w:pPr>
        <w:pStyle w:val="21"/>
      </w:pPr>
      <w:r>
        <w:t>Роли применяются для ограничения прав пользователей на доступ к элементам интерфейса и функциям Платформы в контексте активного пространства, в котором работает пользователь</w:t>
      </w:r>
      <w:r w:rsidR="00D70923">
        <w:t xml:space="preserve"> и формируют ролевую модель пространства</w:t>
      </w:r>
      <w:r>
        <w:t xml:space="preserve">. </w:t>
      </w:r>
    </w:p>
    <w:p w14:paraId="432FB0C8" w14:textId="77777777" w:rsidR="00A3058C" w:rsidRDefault="00A3058C" w:rsidP="00A3058C">
      <w:pPr>
        <w:pStyle w:val="21"/>
      </w:pPr>
      <w:r>
        <w:t>Таблица ролей кроме наименования роли</w:t>
      </w:r>
      <w:r w:rsidR="00E16B5F">
        <w:t xml:space="preserve"> и разрешений для роли</w:t>
      </w:r>
      <w:r>
        <w:t xml:space="preserve"> содержит признак </w:t>
      </w:r>
      <w:r w:rsidR="00D70923">
        <w:t>того, относится роль к базовой Платформе или Модулю (или модулям, которые будут разработаны позднее) для возможности отображать доступные для привязки к пользователям роли в зависимости от окружения (базовая Платформа или Модуль</w:t>
      </w:r>
      <w:r w:rsidR="00E16B5F">
        <w:t xml:space="preserve"> </w:t>
      </w:r>
      <w:r w:rsidR="00E16B5F">
        <w:rPr>
          <w:lang w:val="en-US"/>
        </w:rPr>
        <w:t>Charge</w:t>
      </w:r>
      <w:r w:rsidR="00D70923">
        <w:t>).</w:t>
      </w:r>
    </w:p>
    <w:p w14:paraId="249AF080" w14:textId="081DA1E5" w:rsidR="008F1A99" w:rsidRPr="000441A4" w:rsidRDefault="00554306" w:rsidP="000441A4">
      <w:pPr>
        <w:pStyle w:val="21"/>
      </w:pPr>
      <w:r>
        <w:t>Роли на этапе ФТТ:</w:t>
      </w:r>
    </w:p>
    <w:p w14:paraId="57B8F4CB" w14:textId="536AA687" w:rsidR="008F1A99" w:rsidRDefault="0077147D" w:rsidP="0077147D">
      <w:pPr>
        <w:pStyle w:val="3"/>
      </w:pPr>
      <w:proofErr w:type="spellStart"/>
      <w:r>
        <w:t>ДКС.Супер</w:t>
      </w:r>
      <w:r w:rsidR="008F1A99">
        <w:t>Администратор</w:t>
      </w:r>
      <w:proofErr w:type="spellEnd"/>
      <w:r w:rsidR="008F1A99">
        <w:t xml:space="preserve"> </w:t>
      </w:r>
    </w:p>
    <w:p w14:paraId="1CE49529" w14:textId="6C19FE93" w:rsidR="00554306" w:rsidRDefault="0077147D" w:rsidP="00554306">
      <w:pPr>
        <w:pStyle w:val="21"/>
        <w:rPr>
          <w:ins w:id="214" w:author="Буссе Дмитрий Александрович" w:date="2024-04-01T17:01:00Z"/>
        </w:rPr>
      </w:pPr>
      <w:r>
        <w:t>Д</w:t>
      </w:r>
      <w:r w:rsidR="00554306">
        <w:t xml:space="preserve">оступны все функции во всех </w:t>
      </w:r>
      <w:ins w:id="215" w:author="Буссе Дмитрий Александрович" w:date="2024-04-01T17:01:00Z">
        <w:r w:rsidR="008F1A99">
          <w:t>экранах</w:t>
        </w:r>
      </w:ins>
      <w:r w:rsidR="00554306">
        <w:t xml:space="preserve">, суть – специалист инженерной </w:t>
      </w:r>
      <w:proofErr w:type="gramStart"/>
      <w:r w:rsidR="00554306">
        <w:t xml:space="preserve">техподдержки </w:t>
      </w:r>
      <w:r>
        <w:t xml:space="preserve"> 3</w:t>
      </w:r>
      <w:proofErr w:type="gramEnd"/>
      <w:r w:rsidR="00554306">
        <w:t xml:space="preserve"> уровня, решает технические проблемы, устанавливает доступность функций для </w:t>
      </w:r>
      <w:r w:rsidR="00554306" w:rsidRPr="00536278">
        <w:t xml:space="preserve">ролей и доступность платных функций для пользователей в момент изменения тарифного плана для пользователей </w:t>
      </w:r>
      <w:r w:rsidR="00554306" w:rsidRPr="00536278">
        <w:rPr>
          <w:lang w:val="en-US"/>
        </w:rPr>
        <w:t>RatioT</w:t>
      </w:r>
      <w:r w:rsidR="00554306" w:rsidRPr="00536278">
        <w:t xml:space="preserve"> (</w:t>
      </w:r>
      <w:r w:rsidR="00554306" w:rsidRPr="00536278">
        <w:rPr>
          <w:lang w:val="en-US"/>
        </w:rPr>
        <w:t>CPO</w:t>
      </w:r>
      <w:r w:rsidR="00554306" w:rsidRPr="00536278">
        <w:t xml:space="preserve">, Владельцы ЗС, клиенты </w:t>
      </w:r>
      <w:r w:rsidR="00554306" w:rsidRPr="00536278">
        <w:rPr>
          <w:lang w:val="en-US"/>
        </w:rPr>
        <w:t>DKC</w:t>
      </w:r>
      <w:r w:rsidR="00554306" w:rsidRPr="00536278">
        <w:t>) пользователя;</w:t>
      </w:r>
    </w:p>
    <w:p w14:paraId="01F9B7FF" w14:textId="14C47C93" w:rsidR="008F1A99" w:rsidRDefault="008F1A99" w:rsidP="00554306">
      <w:pPr>
        <w:pStyle w:val="21"/>
        <w:rPr>
          <w:ins w:id="216" w:author="Буссе Дмитрий Александрович" w:date="2024-04-01T17:01:00Z"/>
        </w:rPr>
      </w:pPr>
      <w:ins w:id="217" w:author="Буссе Дмитрий Александрович" w:date="2024-04-01T17:01:00Z">
        <w:r>
          <w:t>Функции:</w:t>
        </w:r>
      </w:ins>
    </w:p>
    <w:p w14:paraId="50EBCB13" w14:textId="767924A4" w:rsidR="008F1A99" w:rsidRDefault="008F1A99" w:rsidP="00554306">
      <w:pPr>
        <w:pStyle w:val="21"/>
        <w:rPr>
          <w:ins w:id="218" w:author="Буссе Дмитрий Александрович" w:date="2024-04-01T17:02:00Z"/>
        </w:rPr>
      </w:pPr>
      <w:ins w:id="219" w:author="Буссе Дмитрий Александрович" w:date="2024-04-01T17:01:00Z">
        <w:r>
          <w:t>Имеет доступ к отдельной странице «А</w:t>
        </w:r>
      </w:ins>
      <w:ins w:id="220" w:author="Буссе Дмитрий Александрович" w:date="2024-04-01T17:02:00Z">
        <w:r>
          <w:t>дминистрирование системы», с которой доступно:</w:t>
        </w:r>
      </w:ins>
    </w:p>
    <w:p w14:paraId="0695D532" w14:textId="6951AD46" w:rsidR="008F1A99" w:rsidRPr="00DB537B" w:rsidRDefault="008F1A99" w:rsidP="00554306">
      <w:pPr>
        <w:pStyle w:val="21"/>
        <w:rPr>
          <w:ins w:id="221" w:author="Буссе Дмитрий Александрович" w:date="2024-04-01T17:03:00Z"/>
        </w:rPr>
      </w:pPr>
      <w:ins w:id="222" w:author="Буссе Дмитрий Александрович" w:date="2024-04-01T17:02:00Z">
        <w:r>
          <w:t xml:space="preserve">- редактирование таблицы </w:t>
        </w:r>
      </w:ins>
      <w:ins w:id="223" w:author="Буссе Дмитрий Александрович" w:date="2024-04-01T17:03:00Z">
        <w:r w:rsidR="00B45618">
          <w:t xml:space="preserve">персональных данных </w:t>
        </w:r>
      </w:ins>
      <w:ins w:id="224" w:author="Буссе Дмитрий Александрович" w:date="2024-04-01T17:02:00Z">
        <w:r>
          <w:t>пользователей</w:t>
        </w:r>
      </w:ins>
      <w:ins w:id="225" w:author="Буссе Дмитрий Александрович" w:date="2024-04-01T17:03:00Z">
        <w:r w:rsidRPr="00DB537B">
          <w:t>;</w:t>
        </w:r>
      </w:ins>
    </w:p>
    <w:p w14:paraId="207F8DA2" w14:textId="1C26076C" w:rsidR="008F1A99" w:rsidRPr="00DB537B" w:rsidRDefault="008F1A99" w:rsidP="00554306">
      <w:pPr>
        <w:pStyle w:val="21"/>
        <w:rPr>
          <w:ins w:id="226" w:author="Буссе Дмитрий Александрович" w:date="2024-04-01T17:06:00Z"/>
        </w:rPr>
      </w:pPr>
      <w:ins w:id="227" w:author="Буссе Дмитрий Александрович" w:date="2024-04-01T17:03:00Z">
        <w:r w:rsidRPr="00DB537B">
          <w:t>-</w:t>
        </w:r>
        <w:r>
          <w:t xml:space="preserve"> редактирование таблицы платных функций по</w:t>
        </w:r>
        <w:r w:rsidR="00B45618">
          <w:t>льзователей</w:t>
        </w:r>
      </w:ins>
      <w:ins w:id="228" w:author="Буссе Дмитрий Александрович" w:date="2024-04-01T17:06:00Z">
        <w:r w:rsidR="00B45618" w:rsidRPr="00DB537B">
          <w:t>;</w:t>
        </w:r>
      </w:ins>
    </w:p>
    <w:p w14:paraId="79F77739" w14:textId="1BC264FA" w:rsidR="00B45618" w:rsidRDefault="00B45618" w:rsidP="00554306">
      <w:pPr>
        <w:pStyle w:val="21"/>
        <w:rPr>
          <w:ins w:id="229" w:author="Буссе Дмитрий Александрович" w:date="2024-04-01T17:07:00Z"/>
        </w:rPr>
      </w:pPr>
      <w:ins w:id="230" w:author="Буссе Дмитрий Александрович" w:date="2024-04-01T17:06:00Z">
        <w:r w:rsidRPr="00DB537B">
          <w:t xml:space="preserve">- </w:t>
        </w:r>
        <w:r>
          <w:t xml:space="preserve">видит таблицу и итоги по расходованию платных сторонних услуг </w:t>
        </w:r>
      </w:ins>
      <w:ins w:id="231" w:author="Буссе Дмитрий Александрович" w:date="2024-04-01T17:07:00Z">
        <w:r>
          <w:t>(сейчас только СМС)</w:t>
        </w:r>
      </w:ins>
    </w:p>
    <w:p w14:paraId="0BA894A1" w14:textId="66C1A1F0" w:rsidR="00B45618" w:rsidRDefault="00B45618" w:rsidP="00554306">
      <w:pPr>
        <w:pStyle w:val="21"/>
        <w:rPr>
          <w:ins w:id="232" w:author="Буссе Дмитрий Александрович" w:date="2024-04-01T17:09:00Z"/>
        </w:rPr>
      </w:pPr>
      <w:ins w:id="233" w:author="Буссе Дмитрий Александрович" w:date="2024-04-01T17:07:00Z">
        <w:r>
          <w:t>- видит отчет по загрузке вычислительных мощностей серверов системы</w:t>
        </w:r>
      </w:ins>
    </w:p>
    <w:p w14:paraId="2D6E6B40" w14:textId="307765CB" w:rsidR="00B45618" w:rsidRPr="00B45618" w:rsidRDefault="00B45618" w:rsidP="00554306">
      <w:pPr>
        <w:pStyle w:val="21"/>
        <w:rPr>
          <w:ins w:id="234" w:author="Буссе Дмитрий Александрович" w:date="2024-04-01T17:01:00Z"/>
        </w:rPr>
      </w:pPr>
      <w:ins w:id="235" w:author="Буссе Дмитрий Александрович" w:date="2024-04-01T17:09:00Z">
        <w:r>
          <w:t xml:space="preserve">- </w:t>
        </w:r>
      </w:ins>
      <w:ins w:id="236" w:author="Буссе Дмитрий Александрович" w:date="2024-04-01T17:12:00Z">
        <w:r w:rsidR="00914999">
          <w:t xml:space="preserve">редактирует </w:t>
        </w:r>
      </w:ins>
      <w:ins w:id="237" w:author="Буссе Дмитрий Александрович" w:date="2024-04-01T17:09:00Z">
        <w:r>
          <w:t>таблицу всех устройств Системы, может инициировать создание или подключение нового устройства</w:t>
        </w:r>
      </w:ins>
    </w:p>
    <w:p w14:paraId="76B857AD" w14:textId="08432313" w:rsidR="008F1A99" w:rsidRDefault="00914999" w:rsidP="00554306">
      <w:pPr>
        <w:pStyle w:val="21"/>
        <w:rPr>
          <w:ins w:id="238" w:author="Буссе Дмитрий Александрович" w:date="2024-06-07T14:42:00Z"/>
        </w:rPr>
      </w:pPr>
      <w:ins w:id="239" w:author="Буссе Дмитрий Александрович" w:date="2024-04-01T17:12:00Z">
        <w:r>
          <w:t>- редактирует таблицу всех ролей Системы</w:t>
        </w:r>
      </w:ins>
    </w:p>
    <w:p w14:paraId="12A532BF" w14:textId="05723AC9" w:rsidR="00F94DFA" w:rsidRPr="00F94DFA" w:rsidRDefault="00F94DFA" w:rsidP="00554306">
      <w:pPr>
        <w:pStyle w:val="21"/>
        <w:rPr>
          <w:ins w:id="240" w:author="Буссе Дмитрий Александрович" w:date="2024-04-01T17:01:00Z"/>
        </w:rPr>
      </w:pPr>
      <w:ins w:id="241" w:author="Буссе Дмитрий Александрович" w:date="2024-06-07T14:42:00Z">
        <w:r w:rsidRPr="00F94DFA">
          <w:t xml:space="preserve">- </w:t>
        </w:r>
        <w:r>
          <w:t xml:space="preserve">редактирует таблицу </w:t>
        </w:r>
        <w:r>
          <w:rPr>
            <w:lang w:val="en-US"/>
          </w:rPr>
          <w:t>RFID</w:t>
        </w:r>
        <w:r w:rsidRPr="00F94DFA">
          <w:t>-</w:t>
        </w:r>
        <w:r>
          <w:t>карт и идентификаторов</w:t>
        </w:r>
      </w:ins>
      <w:ins w:id="242" w:author="Буссе Дмитрий Александрович" w:date="2024-06-07T14:43:00Z">
        <w:r>
          <w:t xml:space="preserve">, в отличие от водителя видит и </w:t>
        </w:r>
        <w:proofErr w:type="spellStart"/>
        <w:proofErr w:type="gramStart"/>
        <w:r>
          <w:rPr>
            <w:lang w:val="en-US"/>
          </w:rPr>
          <w:t>passkeyID</w:t>
        </w:r>
        <w:proofErr w:type="spellEnd"/>
        <w:proofErr w:type="gramEnd"/>
        <w:r w:rsidRPr="00F94DFA">
          <w:t xml:space="preserve"> </w:t>
        </w:r>
        <w:r>
          <w:t xml:space="preserve">и </w:t>
        </w:r>
        <w:r>
          <w:rPr>
            <w:lang w:val="en-US"/>
          </w:rPr>
          <w:t>UID</w:t>
        </w:r>
        <w:r w:rsidRPr="00F94DFA">
          <w:t xml:space="preserve"> </w:t>
        </w:r>
        <w:r>
          <w:t>карты.</w:t>
        </w:r>
      </w:ins>
    </w:p>
    <w:p w14:paraId="3033E7EC" w14:textId="0B492901" w:rsidR="008F1A99" w:rsidRPr="007E6408" w:rsidRDefault="008F1A99" w:rsidP="00554306">
      <w:pPr>
        <w:pStyle w:val="21"/>
        <w:rPr>
          <w:ins w:id="243" w:author="Буссе Дмитрий Александрович" w:date="2024-04-01T17:01:00Z"/>
        </w:rPr>
      </w:pPr>
    </w:p>
    <w:p w14:paraId="06C04E5C" w14:textId="77777777" w:rsidR="00914999" w:rsidRDefault="00914999" w:rsidP="0077147D">
      <w:pPr>
        <w:pStyle w:val="21"/>
        <w:ind w:firstLine="0"/>
      </w:pPr>
    </w:p>
    <w:p w14:paraId="1E7908C5" w14:textId="77777777" w:rsidR="00CF5310" w:rsidRPr="00CF5310" w:rsidRDefault="00CF5310" w:rsidP="00CF5310">
      <w:pPr>
        <w:pStyle w:val="3"/>
      </w:pPr>
      <w:proofErr w:type="spellStart"/>
      <w:r w:rsidRPr="00CF5310">
        <w:t>ДКС.ИнженерЭлектроцеха</w:t>
      </w:r>
      <w:proofErr w:type="spellEnd"/>
    </w:p>
    <w:p w14:paraId="245228FD" w14:textId="34ED3E3D" w:rsidR="00CF5310" w:rsidRPr="00E74067" w:rsidRDefault="00CF5310" w:rsidP="00CF5310">
      <w:pPr>
        <w:pStyle w:val="3N"/>
        <w:numPr>
          <w:ilvl w:val="0"/>
          <w:numId w:val="0"/>
        </w:numPr>
        <w:ind w:left="360"/>
        <w:rPr>
          <w:ins w:id="244" w:author="Буссе Дмитрий Александрович" w:date="2024-04-03T13:11:00Z"/>
        </w:rPr>
      </w:pPr>
      <w:ins w:id="245" w:author="Буссе Дмитрий Александрович" w:date="2024-06-06T17:39:00Z">
        <w:r>
          <w:t>Только этой роли доступна страница добавления</w:t>
        </w:r>
      </w:ins>
      <w:r>
        <w:t>-удаления</w:t>
      </w:r>
      <w:ins w:id="246" w:author="Буссе Дмитрий Александрович" w:date="2024-06-06T17:39:00Z">
        <w:r>
          <w:t xml:space="preserve"> устройств на платформ</w:t>
        </w:r>
      </w:ins>
      <w:r>
        <w:t>е</w:t>
      </w:r>
      <w:ins w:id="247" w:author="Буссе Дмитрий Александрович" w:date="2024-06-06T17:39:00Z">
        <w:r>
          <w:t>.</w:t>
        </w:r>
      </w:ins>
    </w:p>
    <w:p w14:paraId="7EFB26F5" w14:textId="77777777" w:rsidR="00CF5310" w:rsidRPr="00D5713E" w:rsidRDefault="00CF5310" w:rsidP="00CF5310">
      <w:pPr>
        <w:pStyle w:val="21"/>
        <w:rPr>
          <w:ins w:id="248" w:author="Буссе Дмитрий Александрович" w:date="2024-06-06T17:38:00Z"/>
        </w:rPr>
      </w:pPr>
      <w:ins w:id="249" w:author="Буссе Дмитрий Александрович" w:date="2024-04-03T13:11:00Z">
        <w:r w:rsidRPr="005F58AB">
          <w:t xml:space="preserve">Выпускающий </w:t>
        </w:r>
      </w:ins>
      <w:ins w:id="250" w:author="Буссе Дмитрий Александрович" w:date="2024-04-03T13:24:00Z">
        <w:r>
          <w:t xml:space="preserve">оборудование </w:t>
        </w:r>
      </w:ins>
      <w:ins w:id="251" w:author="Буссе Дмитрий Александрович" w:date="2024-04-03T13:11:00Z">
        <w:r w:rsidRPr="005F58AB">
          <w:t xml:space="preserve">на заводе ДКС инженер </w:t>
        </w:r>
      </w:ins>
      <w:ins w:id="252" w:author="Буссе Дмитрий Александрович" w:date="2024-04-03T13:24:00Z">
        <w:r>
          <w:t xml:space="preserve">– на начальном этапе мастер в пространстве </w:t>
        </w:r>
      </w:ins>
      <w:ins w:id="253" w:author="Буссе Дмитрий Александрович" w:date="2024-04-03T13:11:00Z">
        <w:r w:rsidRPr="005F58AB">
          <w:t xml:space="preserve">«завод/склад» («роддом устройств»), настраивает физические устройства так, чтобы после </w:t>
        </w:r>
        <w:proofErr w:type="spellStart"/>
        <w:r w:rsidRPr="005F58AB">
          <w:t>hard</w:t>
        </w:r>
        <w:proofErr w:type="spellEnd"/>
        <w:r w:rsidRPr="005F58AB">
          <w:t xml:space="preserve"> </w:t>
        </w:r>
        <w:proofErr w:type="spellStart"/>
        <w:r w:rsidRPr="005F58AB">
          <w:t>reset</w:t>
        </w:r>
        <w:proofErr w:type="spellEnd"/>
        <w:r w:rsidRPr="005F58AB">
          <w:t xml:space="preserve"> они подключались к «заводу/складу», вносит их данные в </w:t>
        </w:r>
        <w:proofErr w:type="gramStart"/>
        <w:r w:rsidRPr="005F58AB">
          <w:t xml:space="preserve">RatioT </w:t>
        </w:r>
      </w:ins>
      <w:ins w:id="254" w:author="Буссе Дмитрий Александрович" w:date="2024-04-03T13:25:00Z">
        <w:r>
          <w:t>.</w:t>
        </w:r>
        <w:proofErr w:type="gramEnd"/>
        <w:r>
          <w:t xml:space="preserve"> </w:t>
        </w:r>
      </w:ins>
      <w:ins w:id="255" w:author="Буссе Дмитрий Александрович" w:date="2024-06-07T10:39:00Z">
        <w:r>
          <w:t xml:space="preserve">Имеет возможность массового заведения устройств и подключения их к пространству склада через </w:t>
        </w:r>
        <w:r>
          <w:rPr>
            <w:lang w:val="en-US"/>
          </w:rPr>
          <w:t>CSV</w:t>
        </w:r>
        <w:r w:rsidRPr="000A4A7E">
          <w:t>-</w:t>
        </w:r>
        <w:r>
          <w:t>файлы.</w:t>
        </w:r>
      </w:ins>
    </w:p>
    <w:p w14:paraId="041275ED" w14:textId="77777777" w:rsidR="00CF5310" w:rsidRPr="000C5A37" w:rsidRDefault="00CF5310" w:rsidP="00CF5310">
      <w:pPr>
        <w:pStyle w:val="21"/>
        <w:rPr>
          <w:ins w:id="256" w:author="Буссе Дмитрий Александрович" w:date="2024-04-01T17:15:00Z"/>
        </w:rPr>
      </w:pPr>
    </w:p>
    <w:p w14:paraId="52707D7E" w14:textId="28A76999" w:rsidR="00914999" w:rsidRDefault="00CF5310" w:rsidP="00CF5310">
      <w:pPr>
        <w:pStyle w:val="3"/>
        <w:rPr>
          <w:ins w:id="257" w:author="Буссе Дмитрий Александрович" w:date="2024-04-01T17:14:00Z"/>
        </w:rPr>
      </w:pPr>
      <w:bookmarkStart w:id="258" w:name="_Toc163721301"/>
      <w:bookmarkStart w:id="259" w:name="_Toc168993487"/>
      <w:bookmarkEnd w:id="258"/>
      <w:bookmarkEnd w:id="259"/>
      <w:r w:rsidRPr="00B45172">
        <w:t xml:space="preserve"> </w:t>
      </w:r>
      <w:ins w:id="260" w:author="Буссе Дмитрий Александрович" w:date="2024-04-01T17:15:00Z">
        <w:r w:rsidR="00914999">
          <w:rPr>
            <w:lang w:val="en-US"/>
          </w:rPr>
          <w:t>Ratio</w:t>
        </w:r>
      </w:ins>
      <w:ins w:id="261" w:author="Буссе Дмитрий Александрович" w:date="2024-04-01T17:16:00Z">
        <w:r w:rsidR="00914999">
          <w:rPr>
            <w:lang w:val="en-US"/>
          </w:rPr>
          <w:t xml:space="preserve">T </w:t>
        </w:r>
      </w:ins>
      <w:ins w:id="262" w:author="Буссе Дмитрий Александрович" w:date="2024-04-01T17:14:00Z">
        <w:r w:rsidR="00914999">
          <w:t>Мастер</w:t>
        </w:r>
      </w:ins>
    </w:p>
    <w:p w14:paraId="7ADBD4B6" w14:textId="283E0A5C" w:rsidR="00914999" w:rsidRDefault="00A85167" w:rsidP="00554306">
      <w:pPr>
        <w:pStyle w:val="21"/>
        <w:rPr>
          <w:ins w:id="263" w:author="Буссе Дмитрий Александрович" w:date="2024-04-01T17:16:00Z"/>
        </w:rPr>
      </w:pPr>
      <w:ins w:id="264" w:author="Буссе Дмитрий Александрович" w:date="2024-04-03T13:12:00Z">
        <w:r>
          <w:t>Д</w:t>
        </w:r>
      </w:ins>
      <w:r w:rsidR="00554306" w:rsidRPr="00536278">
        <w:t xml:space="preserve">оступны все функции в пределах пространства, в том числе и административные – настройка таблицы пользователь-роль в пространстве, суть – полный хозяин пространства. </w:t>
      </w:r>
    </w:p>
    <w:p w14:paraId="76909097" w14:textId="51BCEF47" w:rsidR="00914999" w:rsidRDefault="00914999" w:rsidP="00554306">
      <w:pPr>
        <w:pStyle w:val="21"/>
        <w:rPr>
          <w:ins w:id="265" w:author="Буссе Дмитрий Александрович" w:date="2024-04-01T17:24:00Z"/>
        </w:rPr>
      </w:pPr>
      <w:ins w:id="266" w:author="Буссе Дмитрий Александрович" w:date="2024-04-01T17:16:00Z">
        <w:r>
          <w:t>Функции:</w:t>
        </w:r>
      </w:ins>
    </w:p>
    <w:p w14:paraId="1E17EFBE" w14:textId="77777777" w:rsidR="0077147D" w:rsidRDefault="0077147D" w:rsidP="00FC0056">
      <w:pPr>
        <w:pStyle w:val="21"/>
        <w:numPr>
          <w:ilvl w:val="0"/>
          <w:numId w:val="8"/>
        </w:numPr>
        <w:rPr>
          <w:ins w:id="267" w:author="Буссе Дмитрий Александрович" w:date="2024-04-01T17:30:00Z"/>
        </w:rPr>
      </w:pPr>
      <w:ins w:id="268" w:author="Буссе Дмитрий Александрович" w:date="2024-04-01T17:18:00Z">
        <w:r w:rsidRPr="00B800BE">
          <w:t>Редакт</w:t>
        </w:r>
        <w:r>
          <w:t xml:space="preserve">ирует свои персональные данные </w:t>
        </w:r>
      </w:ins>
      <w:ins w:id="269" w:author="Буссе Дмитрий Александрович" w:date="2024-04-01T17:22:00Z">
        <w:r>
          <w:t xml:space="preserve">в функционале </w:t>
        </w:r>
        <w:r>
          <w:rPr>
            <w:lang w:val="en-US"/>
          </w:rPr>
          <w:t>User</w:t>
        </w:r>
        <w:r w:rsidRPr="00DB537B">
          <w:t xml:space="preserve"> </w:t>
        </w:r>
        <w:r>
          <w:rPr>
            <w:lang w:val="en-US"/>
          </w:rPr>
          <w:t>Settings</w:t>
        </w:r>
        <w:r w:rsidRPr="00DB537B">
          <w:t xml:space="preserve"> </w:t>
        </w:r>
        <w:r>
          <w:t>(см.</w:t>
        </w:r>
      </w:ins>
      <w:proofErr w:type="spellStart"/>
      <w:ins w:id="270" w:author="Буссе Дмитрий Александрович" w:date="2024-04-01T17:23:00Z">
        <w:r>
          <w:rPr>
            <w:lang w:val="en-US"/>
          </w:rPr>
          <w:t>Figma</w:t>
        </w:r>
        <w:proofErr w:type="spellEnd"/>
        <w:r w:rsidRPr="00DB537B">
          <w:t>)</w:t>
        </w:r>
      </w:ins>
    </w:p>
    <w:p w14:paraId="17550A71" w14:textId="77777777" w:rsidR="0077147D" w:rsidRPr="00430449" w:rsidRDefault="0077147D" w:rsidP="00FC0056">
      <w:pPr>
        <w:pStyle w:val="21"/>
        <w:numPr>
          <w:ilvl w:val="0"/>
          <w:numId w:val="8"/>
        </w:numPr>
        <w:rPr>
          <w:ins w:id="271" w:author="Буссе Дмитрий Александрович" w:date="2024-04-01T17:17:00Z"/>
        </w:rPr>
      </w:pPr>
      <w:ins w:id="272" w:author="Буссе Дмитрий Александрович" w:date="2024-04-01T17:30:00Z">
        <w:r>
          <w:lastRenderedPageBreak/>
          <w:t xml:space="preserve">Может подключить устройство через </w:t>
        </w:r>
        <w:r>
          <w:rPr>
            <w:lang w:val="en-US"/>
          </w:rPr>
          <w:t>Wizard</w:t>
        </w:r>
        <w:r w:rsidRPr="00DB537B">
          <w:t xml:space="preserve"> </w:t>
        </w:r>
        <w:r>
          <w:t>чтобы получить пространство бесплатно</w:t>
        </w:r>
      </w:ins>
      <w:ins w:id="273" w:author="Буссе Дмитрий Александрович" w:date="2024-04-01T17:31:00Z">
        <w:r>
          <w:t>, либо оплатить платный тариф чтобы добавлять несколько пространств</w:t>
        </w:r>
      </w:ins>
      <w:ins w:id="274" w:author="Буссе Дмитрий Александрович" w:date="2024-06-07T14:43:00Z">
        <w:r>
          <w:t xml:space="preserve"> (при оплате тарифа </w:t>
        </w:r>
      </w:ins>
      <w:proofErr w:type="spellStart"/>
      <w:ins w:id="275" w:author="Буссе Дмитрий Александрович" w:date="2024-06-07T14:44:00Z">
        <w:r>
          <w:t>СуперАдминистратор</w:t>
        </w:r>
        <w:proofErr w:type="spellEnd"/>
        <w:r>
          <w:t xml:space="preserve"> в таблице оплаченных функций изменяет кол-во разрешенных пространств).</w:t>
        </w:r>
      </w:ins>
    </w:p>
    <w:p w14:paraId="58344BE9" w14:textId="12C8C2AB" w:rsidR="009F51FE" w:rsidRPr="00DB537B" w:rsidRDefault="009F51FE" w:rsidP="00FC0056">
      <w:pPr>
        <w:pStyle w:val="21"/>
        <w:numPr>
          <w:ilvl w:val="0"/>
          <w:numId w:val="8"/>
        </w:numPr>
        <w:rPr>
          <w:ins w:id="276" w:author="Буссе Дмитрий Александрович" w:date="2024-04-01T17:24:00Z"/>
          <w:lang w:val="en-US"/>
        </w:rPr>
      </w:pPr>
      <w:ins w:id="277" w:author="Буссе Дмитрий Александрович" w:date="2024-04-01T17:24:00Z">
        <w:r>
          <w:t xml:space="preserve">все функции </w:t>
        </w:r>
        <w:r>
          <w:rPr>
            <w:lang w:val="en-US"/>
          </w:rPr>
          <w:t xml:space="preserve">RatioT </w:t>
        </w:r>
        <w:r>
          <w:t>Пользователя</w:t>
        </w:r>
      </w:ins>
    </w:p>
    <w:p w14:paraId="3AE0E460" w14:textId="077E8956" w:rsidR="009F51FE" w:rsidRDefault="009F51FE" w:rsidP="00FC0056">
      <w:pPr>
        <w:pStyle w:val="21"/>
        <w:numPr>
          <w:ilvl w:val="0"/>
          <w:numId w:val="8"/>
        </w:numPr>
        <w:rPr>
          <w:ins w:id="278" w:author="Буссе Дмитрий Александрович" w:date="2024-04-01T17:25:00Z"/>
        </w:rPr>
      </w:pPr>
      <w:ins w:id="279" w:author="Буссе Дмитрий Александрович" w:date="2024-04-01T17:24:00Z">
        <w:r>
          <w:t>создает и редактирует пространства</w:t>
        </w:r>
      </w:ins>
      <w:ins w:id="280" w:author="Буссе Дмитрий Александрович" w:date="2024-04-01T17:32:00Z">
        <w:r w:rsidR="00430449">
          <w:t>, приглашает в них пользователей</w:t>
        </w:r>
      </w:ins>
      <w:ins w:id="281" w:author="Буссе Дмитрий Александрович" w:date="2024-04-01T17:24:00Z">
        <w:r>
          <w:t xml:space="preserve"> в объеме </w:t>
        </w:r>
      </w:ins>
      <w:ins w:id="282" w:author="Буссе Дмитрий Александрович" w:date="2024-04-01T17:25:00Z">
        <w:r>
          <w:rPr>
            <w:lang w:val="en-US"/>
          </w:rPr>
          <w:t>Space</w:t>
        </w:r>
        <w:r w:rsidRPr="00DB537B">
          <w:t xml:space="preserve"> </w:t>
        </w:r>
        <w:r>
          <w:rPr>
            <w:lang w:val="en-US"/>
          </w:rPr>
          <w:t>Settings</w:t>
        </w:r>
        <w:r w:rsidRPr="007C2652">
          <w:t xml:space="preserve"> </w:t>
        </w:r>
        <w:r>
          <w:t>(см.</w:t>
        </w:r>
        <w:proofErr w:type="spellStart"/>
        <w:r>
          <w:rPr>
            <w:lang w:val="en-US"/>
          </w:rPr>
          <w:t>Figma</w:t>
        </w:r>
        <w:proofErr w:type="spellEnd"/>
        <w:r w:rsidRPr="007C2652">
          <w:t>)</w:t>
        </w:r>
      </w:ins>
    </w:p>
    <w:p w14:paraId="0FBC0529" w14:textId="7F4A51F7" w:rsidR="009F51FE" w:rsidRDefault="009F51FE" w:rsidP="00FC0056">
      <w:pPr>
        <w:pStyle w:val="21"/>
        <w:numPr>
          <w:ilvl w:val="0"/>
          <w:numId w:val="8"/>
        </w:numPr>
        <w:rPr>
          <w:ins w:id="283" w:author="Буссе Дмитрий Александрович" w:date="2024-06-07T14:44:00Z"/>
        </w:rPr>
      </w:pPr>
      <w:ins w:id="284" w:author="Буссе Дмитрий Александрович" w:date="2024-04-01T17:25:00Z">
        <w:r>
          <w:t>подключает и редактирует оборудование</w:t>
        </w:r>
      </w:ins>
    </w:p>
    <w:p w14:paraId="61376910" w14:textId="09BCDF34" w:rsidR="00135430" w:rsidRDefault="00135430" w:rsidP="00135430">
      <w:pPr>
        <w:pStyle w:val="21"/>
        <w:ind w:left="1080" w:firstLine="0"/>
        <w:rPr>
          <w:ins w:id="285" w:author="Буссе Дмитрий Александрович" w:date="2024-04-02T17:40:00Z"/>
        </w:rPr>
      </w:pPr>
    </w:p>
    <w:p w14:paraId="0CEC4979" w14:textId="77777777" w:rsidR="00A50251" w:rsidRDefault="00A50251" w:rsidP="00E13652">
      <w:pPr>
        <w:pStyle w:val="2"/>
      </w:pPr>
      <w:bookmarkStart w:id="286" w:name="_Toc168993489"/>
      <w:r>
        <w:t xml:space="preserve">Корректировки </w:t>
      </w:r>
      <w:r w:rsidRPr="00BB25F8">
        <w:t>MVP</w:t>
      </w:r>
      <w:bookmarkEnd w:id="286"/>
    </w:p>
    <w:p w14:paraId="5FCB6645" w14:textId="77777777" w:rsidR="00A50251" w:rsidRPr="00F93022" w:rsidRDefault="00A50251" w:rsidP="00E13652">
      <w:pPr>
        <w:pStyle w:val="3"/>
        <w:rPr>
          <w:strike/>
        </w:rPr>
      </w:pPr>
      <w:bookmarkStart w:id="287" w:name="_Toc168993490"/>
      <w:r w:rsidRPr="00F93022">
        <w:rPr>
          <w:strike/>
        </w:rPr>
        <w:t>Карточки</w:t>
      </w:r>
      <w:bookmarkEnd w:id="287"/>
      <w:r w:rsidRPr="00F93022">
        <w:rPr>
          <w:strike/>
        </w:rPr>
        <w:t xml:space="preserve"> </w:t>
      </w:r>
    </w:p>
    <w:p w14:paraId="191F5191" w14:textId="77777777" w:rsidR="00DB7F6B" w:rsidRPr="00F93022" w:rsidRDefault="00A50251" w:rsidP="00A50251">
      <w:pPr>
        <w:pStyle w:val="21"/>
        <w:rPr>
          <w:strike/>
        </w:rPr>
      </w:pPr>
      <w:r w:rsidRPr="00F93022">
        <w:rPr>
          <w:strike/>
        </w:rPr>
        <w:t xml:space="preserve">Карточка представляет собой плитку с названием. В карточке пользователь может способом </w:t>
      </w:r>
      <w:r w:rsidRPr="00F93022">
        <w:rPr>
          <w:strike/>
          <w:lang w:val="en-US"/>
        </w:rPr>
        <w:t>drag</w:t>
      </w:r>
      <w:r w:rsidRPr="00F93022">
        <w:rPr>
          <w:strike/>
        </w:rPr>
        <w:t>-</w:t>
      </w:r>
      <w:r w:rsidRPr="00F93022">
        <w:rPr>
          <w:strike/>
          <w:lang w:val="en-US"/>
        </w:rPr>
        <w:t>n</w:t>
      </w:r>
      <w:r w:rsidRPr="00F93022">
        <w:rPr>
          <w:strike/>
        </w:rPr>
        <w:t>-</w:t>
      </w:r>
      <w:r w:rsidRPr="00F93022">
        <w:rPr>
          <w:strike/>
          <w:lang w:val="en-US"/>
        </w:rPr>
        <w:t>drop</w:t>
      </w:r>
      <w:r w:rsidRPr="00F93022">
        <w:rPr>
          <w:strike/>
        </w:rPr>
        <w:t xml:space="preserve"> перемещать плитки с отображаемыми параметрами. На одной странице может быть много плиток, они </w:t>
      </w:r>
      <w:r w:rsidR="00B571C2" w:rsidRPr="00F93022">
        <w:rPr>
          <w:strike/>
        </w:rPr>
        <w:t xml:space="preserve">выстраиваются </w:t>
      </w:r>
      <w:r w:rsidRPr="00F93022">
        <w:rPr>
          <w:strike/>
        </w:rPr>
        <w:t>по очереди</w:t>
      </w:r>
      <w:r w:rsidR="0040399E" w:rsidRPr="00F93022">
        <w:rPr>
          <w:strike/>
        </w:rPr>
        <w:t xml:space="preserve"> на всю доступную ширину экрана</w:t>
      </w:r>
      <w:r w:rsidRPr="00F93022">
        <w:rPr>
          <w:strike/>
        </w:rPr>
        <w:t xml:space="preserve">, не поместившиеся на экране плитки </w:t>
      </w:r>
      <w:r w:rsidR="0040399E" w:rsidRPr="00F93022">
        <w:rPr>
          <w:strike/>
        </w:rPr>
        <w:t>выстраиваются следующим рядом,</w:t>
      </w:r>
      <w:r w:rsidRPr="00F93022">
        <w:rPr>
          <w:strike/>
        </w:rPr>
        <w:t xml:space="preserve"> </w:t>
      </w:r>
      <w:r w:rsidR="0040399E" w:rsidRPr="00F93022">
        <w:rPr>
          <w:strike/>
        </w:rPr>
        <w:t>не поместившиеся на экране ряды</w:t>
      </w:r>
      <w:r w:rsidRPr="00F93022">
        <w:rPr>
          <w:strike/>
        </w:rPr>
        <w:t xml:space="preserve"> можно просмотреть скроллингом страницы. </w:t>
      </w:r>
    </w:p>
    <w:p w14:paraId="6188DBC0" w14:textId="77777777" w:rsidR="00A50251" w:rsidRPr="00F93022" w:rsidRDefault="00A50251" w:rsidP="00A50251">
      <w:pPr>
        <w:pStyle w:val="21"/>
        <w:rPr>
          <w:strike/>
        </w:rPr>
      </w:pPr>
      <w:r w:rsidRPr="00F93022">
        <w:rPr>
          <w:strike/>
        </w:rPr>
        <w:t>Метод, которым параметр добавляется на карточку</w:t>
      </w:r>
      <w:r w:rsidR="00DB7F6B" w:rsidRPr="00F93022">
        <w:rPr>
          <w:strike/>
        </w:rPr>
        <w:t>,</w:t>
      </w:r>
      <w:r w:rsidRPr="00F93022">
        <w:rPr>
          <w:strike/>
        </w:rPr>
        <w:t xml:space="preserve"> стал намного проще чем редактирование свойств пространства. Это контекстное добавление параметра прямо в карточке через специальное модальное окно. Блокировка </w:t>
      </w:r>
      <w:r w:rsidRPr="00F93022">
        <w:rPr>
          <w:strike/>
          <w:lang w:val="en-US"/>
        </w:rPr>
        <w:t>drag</w:t>
      </w:r>
      <w:r w:rsidRPr="00F93022">
        <w:rPr>
          <w:strike/>
        </w:rPr>
        <w:t>-</w:t>
      </w:r>
      <w:r w:rsidRPr="00F93022">
        <w:rPr>
          <w:strike/>
          <w:lang w:val="en-US"/>
        </w:rPr>
        <w:t>n</w:t>
      </w:r>
      <w:r w:rsidRPr="00F93022">
        <w:rPr>
          <w:strike/>
        </w:rPr>
        <w:t>-</w:t>
      </w:r>
      <w:r w:rsidRPr="00F93022">
        <w:rPr>
          <w:strike/>
          <w:lang w:val="en-US"/>
        </w:rPr>
        <w:t>drop</w:t>
      </w:r>
      <w:r w:rsidRPr="00F93022">
        <w:rPr>
          <w:strike/>
        </w:rPr>
        <w:t xml:space="preserve"> перемещения реализуется маленькой кнопкой с изображением замка.</w:t>
      </w:r>
    </w:p>
    <w:p w14:paraId="5A6337CE" w14:textId="77777777" w:rsidR="00A50251" w:rsidRPr="00F93022" w:rsidRDefault="00A50251" w:rsidP="00A50251">
      <w:pPr>
        <w:pStyle w:val="21"/>
        <w:rPr>
          <w:strike/>
        </w:rPr>
      </w:pPr>
      <w:r w:rsidRPr="00F93022">
        <w:rPr>
          <w:strike/>
        </w:rPr>
        <w:t>Порядок перетаскиваемых объектов сохраняется в контексте</w:t>
      </w:r>
      <w:r w:rsidR="0040399E" w:rsidRPr="00F93022">
        <w:rPr>
          <w:strike/>
        </w:rPr>
        <w:t xml:space="preserve"> связки пользователя и </w:t>
      </w:r>
      <w:r w:rsidRPr="00F93022">
        <w:rPr>
          <w:strike/>
        </w:rPr>
        <w:t>пространства.</w:t>
      </w:r>
      <w:r w:rsidR="00DB7F6B" w:rsidRPr="00F93022">
        <w:rPr>
          <w:strike/>
        </w:rPr>
        <w:t xml:space="preserve"> </w:t>
      </w:r>
    </w:p>
    <w:p w14:paraId="2B60B89F" w14:textId="77777777" w:rsidR="00A50251" w:rsidRDefault="00A50251" w:rsidP="00A50251">
      <w:pPr>
        <w:pStyle w:val="3"/>
      </w:pPr>
      <w:bookmarkStart w:id="288" w:name="_Toc168993491"/>
      <w:r>
        <w:t>Мнемосхема</w:t>
      </w:r>
      <w:bookmarkEnd w:id="288"/>
    </w:p>
    <w:p w14:paraId="38977CFC" w14:textId="77777777" w:rsidR="0040399E" w:rsidRPr="00F93022" w:rsidRDefault="00A50251" w:rsidP="0040399E">
      <w:pPr>
        <w:pStyle w:val="21"/>
        <w:rPr>
          <w:strike/>
        </w:rPr>
      </w:pPr>
      <w:r w:rsidRPr="00F93022">
        <w:rPr>
          <w:strike/>
        </w:rPr>
        <w:t xml:space="preserve">Мнемосхема представляет собой графическое изображение, пользователь может способом </w:t>
      </w:r>
      <w:r w:rsidRPr="00F93022">
        <w:rPr>
          <w:strike/>
          <w:lang w:val="en-US"/>
        </w:rPr>
        <w:t>drag</w:t>
      </w:r>
      <w:r w:rsidRPr="00F93022">
        <w:rPr>
          <w:strike/>
        </w:rPr>
        <w:t>-</w:t>
      </w:r>
      <w:r w:rsidRPr="00F93022">
        <w:rPr>
          <w:strike/>
          <w:lang w:val="en-US"/>
        </w:rPr>
        <w:t>n</w:t>
      </w:r>
      <w:r w:rsidRPr="00F93022">
        <w:rPr>
          <w:strike/>
        </w:rPr>
        <w:t>-</w:t>
      </w:r>
      <w:r w:rsidRPr="00F93022">
        <w:rPr>
          <w:strike/>
          <w:lang w:val="en-US"/>
        </w:rPr>
        <w:t>drop</w:t>
      </w:r>
      <w:r w:rsidRPr="00F93022">
        <w:rPr>
          <w:strike/>
        </w:rPr>
        <w:t xml:space="preserve"> перемещать плитки с отображаемыми параметрами по полю мнемосхемы. Метод, которым параметр добавляется на мнемосхему стал намного проще чем редактирование свойств пространства. Это контекстное добавление параметра прямо в </w:t>
      </w:r>
      <w:r w:rsidR="0040399E" w:rsidRPr="00F93022">
        <w:rPr>
          <w:strike/>
        </w:rPr>
        <w:t>мнемосхеме</w:t>
      </w:r>
      <w:r w:rsidRPr="00F93022">
        <w:rPr>
          <w:strike/>
        </w:rPr>
        <w:t xml:space="preserve"> через специальное модальное окно. Блокировка </w:t>
      </w:r>
      <w:r w:rsidRPr="00F93022">
        <w:rPr>
          <w:strike/>
          <w:lang w:val="en-US"/>
        </w:rPr>
        <w:t>drag</w:t>
      </w:r>
      <w:r w:rsidRPr="00F93022">
        <w:rPr>
          <w:strike/>
        </w:rPr>
        <w:t>-</w:t>
      </w:r>
      <w:r w:rsidRPr="00F93022">
        <w:rPr>
          <w:strike/>
          <w:lang w:val="en-US"/>
        </w:rPr>
        <w:t>n</w:t>
      </w:r>
      <w:r w:rsidRPr="00F93022">
        <w:rPr>
          <w:strike/>
        </w:rPr>
        <w:t>-</w:t>
      </w:r>
      <w:r w:rsidRPr="00F93022">
        <w:rPr>
          <w:strike/>
          <w:lang w:val="en-US"/>
        </w:rPr>
        <w:t>drop</w:t>
      </w:r>
      <w:r w:rsidRPr="00F93022">
        <w:rPr>
          <w:strike/>
        </w:rPr>
        <w:t xml:space="preserve"> перемещения реализуется маленькой кнопкой с изображением замка.</w:t>
      </w:r>
    </w:p>
    <w:p w14:paraId="26A2A57E" w14:textId="77777777" w:rsidR="0040399E" w:rsidRPr="00F93022" w:rsidRDefault="0040399E" w:rsidP="0040399E">
      <w:pPr>
        <w:pStyle w:val="21"/>
        <w:rPr>
          <w:strike/>
        </w:rPr>
      </w:pPr>
      <w:r w:rsidRPr="00F93022">
        <w:rPr>
          <w:strike/>
        </w:rPr>
        <w:t>Порядок перетаскиваемых объектов сохраняется в контексте связки пользователя и пространства.</w:t>
      </w:r>
    </w:p>
    <w:p w14:paraId="48B3935D" w14:textId="77777777" w:rsidR="00A50251" w:rsidRDefault="00A50251" w:rsidP="00A50251">
      <w:pPr>
        <w:pStyle w:val="3"/>
      </w:pPr>
      <w:bookmarkStart w:id="289" w:name="_Toc168993492"/>
      <w:r>
        <w:t>Экран выбора пространства</w:t>
      </w:r>
      <w:r w:rsidR="00B571C2">
        <w:t xml:space="preserve"> удалить</w:t>
      </w:r>
      <w:bookmarkEnd w:id="289"/>
    </w:p>
    <w:p w14:paraId="2C29204B" w14:textId="77777777" w:rsidR="00A50251" w:rsidRDefault="00A50251" w:rsidP="00A50251">
      <w:pPr>
        <w:pStyle w:val="21"/>
      </w:pPr>
      <w:r>
        <w:t>Его больше нет, у пользователя в области навигации всегда есть возможность быстро переклю</w:t>
      </w:r>
      <w:r w:rsidR="0040399E">
        <w:t>читься в доступное пространство через выпадающий список</w:t>
      </w:r>
      <w:r w:rsidR="006F4533">
        <w:t>.</w:t>
      </w:r>
    </w:p>
    <w:p w14:paraId="40C897FD" w14:textId="77777777" w:rsidR="00A50251" w:rsidRDefault="00A50251" w:rsidP="00A50251">
      <w:pPr>
        <w:pStyle w:val="3"/>
      </w:pPr>
      <w:bookmarkStart w:id="290" w:name="_Toc168993493"/>
      <w:r>
        <w:t>Карточка устройства</w:t>
      </w:r>
      <w:bookmarkEnd w:id="290"/>
    </w:p>
    <w:p w14:paraId="6A7BAE55" w14:textId="77777777" w:rsidR="00A50251" w:rsidRDefault="00A50251" w:rsidP="00A50251">
      <w:pPr>
        <w:pStyle w:val="21"/>
      </w:pPr>
      <w:r>
        <w:t>Экран устройства содержит теперь «хлебные крошки» сверху</w:t>
      </w:r>
      <w:r w:rsidR="00B571C2">
        <w:t xml:space="preserve"> (в них объекты иерархии)</w:t>
      </w:r>
      <w:r>
        <w:t xml:space="preserve"> и карточку устройства с вкладками «Графики, Телеметрия, События»</w:t>
      </w:r>
    </w:p>
    <w:p w14:paraId="25DBE286" w14:textId="77777777" w:rsidR="00A50251" w:rsidRDefault="00A50251" w:rsidP="00A50251">
      <w:pPr>
        <w:pStyle w:val="21"/>
      </w:pPr>
      <w:r w:rsidRPr="00E13652">
        <w:rPr>
          <w:b/>
        </w:rPr>
        <w:t>Дополнена</w:t>
      </w:r>
      <w:r>
        <w:t xml:space="preserve"> универсальной </w:t>
      </w:r>
      <w:r w:rsidR="00B571C2">
        <w:t>адресной карточкой</w:t>
      </w:r>
      <w:r w:rsidR="00E13652">
        <w:t xml:space="preserve"> на вкладке «Место установки»</w:t>
      </w:r>
      <w:r w:rsidR="00B571C2">
        <w:t>.</w:t>
      </w:r>
      <w:r>
        <w:t xml:space="preserve"> </w:t>
      </w:r>
    </w:p>
    <w:p w14:paraId="7F8DFAE1" w14:textId="77777777" w:rsidR="00A50251" w:rsidRDefault="00A50251" w:rsidP="00A50251">
      <w:pPr>
        <w:pStyle w:val="21"/>
      </w:pPr>
      <w:r w:rsidRPr="00E13652">
        <w:rPr>
          <w:b/>
        </w:rPr>
        <w:t>Дополнена</w:t>
      </w:r>
      <w:r>
        <w:t xml:space="preserve"> вкладкой «Управление» с кнопками основных действий и наиболее важными параметрами. Для зарядного устройства это управление сессией, ограничение мощности.</w:t>
      </w:r>
    </w:p>
    <w:p w14:paraId="04DE7F88" w14:textId="77777777" w:rsidR="00A50251" w:rsidRDefault="00A50251" w:rsidP="00A50251">
      <w:pPr>
        <w:pStyle w:val="21"/>
      </w:pPr>
      <w:r>
        <w:t xml:space="preserve">Дополнена вкладкой «редактирование устройства» (вместо отдельной кнопки) </w:t>
      </w:r>
    </w:p>
    <w:p w14:paraId="66CF2632" w14:textId="77777777" w:rsidR="00A50251" w:rsidRDefault="00A50251" w:rsidP="00A50251">
      <w:pPr>
        <w:pStyle w:val="21"/>
      </w:pPr>
      <w:r>
        <w:lastRenderedPageBreak/>
        <w:t>Вкладка «события» модернизирована до «ленты» - универсальной таблицы событий и сообщений, отфильтрованных в контексте устройства. Имеет фильтры по типам сообщений и прочие необходимые фильтры.</w:t>
      </w:r>
    </w:p>
    <w:p w14:paraId="33F9494C" w14:textId="77777777" w:rsidR="00A50251" w:rsidRDefault="00A50251" w:rsidP="00A50251">
      <w:pPr>
        <w:pStyle w:val="21"/>
      </w:pPr>
      <w:r>
        <w:t>Карточки устройств повторно используются в отраслевых модулях.</w:t>
      </w:r>
    </w:p>
    <w:p w14:paraId="7D7DA91F" w14:textId="77777777" w:rsidR="0007796E" w:rsidRPr="00F93022" w:rsidRDefault="00DE08E6" w:rsidP="00FC1C66">
      <w:pPr>
        <w:pStyle w:val="3"/>
        <w:rPr>
          <w:strike/>
        </w:rPr>
      </w:pPr>
      <w:bookmarkStart w:id="291" w:name="_Toc168993494"/>
      <w:r w:rsidRPr="00F93022">
        <w:rPr>
          <w:strike/>
        </w:rPr>
        <w:t>Хлебные крошки</w:t>
      </w:r>
      <w:bookmarkEnd w:id="291"/>
    </w:p>
    <w:p w14:paraId="58CDF329" w14:textId="77777777" w:rsidR="00DE08E6" w:rsidRPr="00F93022" w:rsidRDefault="00DE08E6" w:rsidP="00DE08E6">
      <w:pPr>
        <w:pStyle w:val="21"/>
        <w:rPr>
          <w:strike/>
        </w:rPr>
      </w:pPr>
      <w:r w:rsidRPr="00F93022">
        <w:rPr>
          <w:strike/>
        </w:rPr>
        <w:t>Для упрощения навигации по иерархии есть элемент «хлебные крошки с выпадающими списками», корневой элемент – пространство с возможностью выбрать из выпадающего списка доступное пространство без отдельной страницы выбора пространства.</w:t>
      </w:r>
    </w:p>
    <w:p w14:paraId="6FF6511F" w14:textId="77777777" w:rsidR="00452DE9" w:rsidRPr="00F93022" w:rsidRDefault="00452DE9" w:rsidP="00452DE9">
      <w:pPr>
        <w:pStyle w:val="3"/>
        <w:rPr>
          <w:strike/>
        </w:rPr>
      </w:pPr>
      <w:bookmarkStart w:id="292" w:name="_Toc168993495"/>
      <w:r w:rsidRPr="00F93022">
        <w:rPr>
          <w:strike/>
        </w:rPr>
        <w:t>Боковая панель навигации</w:t>
      </w:r>
      <w:bookmarkEnd w:id="292"/>
    </w:p>
    <w:p w14:paraId="5792FB4F" w14:textId="77777777" w:rsidR="00452DE9" w:rsidRPr="00F93022" w:rsidRDefault="00452DE9" w:rsidP="00452DE9">
      <w:pPr>
        <w:pStyle w:val="21"/>
        <w:rPr>
          <w:strike/>
        </w:rPr>
      </w:pPr>
      <w:r w:rsidRPr="00F93022">
        <w:rPr>
          <w:strike/>
        </w:rPr>
        <w:t>Теперь навигация по иерархическим группам оборудования происходит в едином древовидном компоненте интерфейса, корнем дерева в котором является пространство. Если пользователь владеет или приглашен в более чем одно пространство, то корневой элемент представляет собой раскрывающийся список для выбора активного пространства.</w:t>
      </w:r>
      <w:r w:rsidR="005F6FDA" w:rsidRPr="00F93022">
        <w:rPr>
          <w:strike/>
        </w:rPr>
        <w:t xml:space="preserve"> Компонент может быть скрыт или отображен согласно настройкам роли в пространстве.</w:t>
      </w:r>
    </w:p>
    <w:p w14:paraId="3CBFF904" w14:textId="77777777" w:rsidR="005F6FDA" w:rsidRPr="00F93022" w:rsidRDefault="005F6FDA" w:rsidP="00452DE9">
      <w:pPr>
        <w:pStyle w:val="21"/>
        <w:rPr>
          <w:strike/>
        </w:rPr>
      </w:pPr>
      <w:r w:rsidRPr="00F93022">
        <w:rPr>
          <w:strike/>
        </w:rPr>
        <w:t>При отображении на маленьких экранах вся боковая панель редуцируется до маленькой кнопки и может временно раскрываться на момент работы с навигацией.</w:t>
      </w:r>
    </w:p>
    <w:p w14:paraId="2BC0D6D6" w14:textId="77777777" w:rsidR="00452DE9" w:rsidRDefault="006D3028" w:rsidP="00A54430">
      <w:pPr>
        <w:pStyle w:val="3"/>
      </w:pPr>
      <w:bookmarkStart w:id="293" w:name="_Toc168993496"/>
      <w:r>
        <w:t>Работа с зарядной станцией</w:t>
      </w:r>
      <w:bookmarkEnd w:id="293"/>
    </w:p>
    <w:p w14:paraId="1FFE950E" w14:textId="77777777" w:rsidR="006D3028" w:rsidRPr="003D4500" w:rsidRDefault="006D3028" w:rsidP="00130FEB">
      <w:pPr>
        <w:pStyle w:val="21"/>
      </w:pPr>
      <w:r>
        <w:t>Дополнительно на панели оперативного управления предусматривается функция отложенного старта по расписанию или таймеру обратного отсчета.</w:t>
      </w:r>
    </w:p>
    <w:p w14:paraId="04A8EE3D" w14:textId="7C83D4B3" w:rsidR="00AB63F1" w:rsidRDefault="00A0661C" w:rsidP="00A0661C">
      <w:pPr>
        <w:pStyle w:val="13"/>
      </w:pPr>
      <w:bookmarkStart w:id="294" w:name="_Toc168993497"/>
      <w:r>
        <w:lastRenderedPageBreak/>
        <w:t>Основные функциональные требования к Модулю</w:t>
      </w:r>
      <w:r w:rsidR="00042F62">
        <w:t xml:space="preserve"> </w:t>
      </w:r>
      <w:r w:rsidR="00042F62">
        <w:rPr>
          <w:lang w:val="en-US"/>
        </w:rPr>
        <w:t>Charge</w:t>
      </w:r>
      <w:r>
        <w:t>.</w:t>
      </w:r>
      <w:bookmarkEnd w:id="294"/>
    </w:p>
    <w:p w14:paraId="5FC85DD2" w14:textId="77777777" w:rsidR="00D53EEA" w:rsidRDefault="00A0661C" w:rsidP="00A0661C">
      <w:pPr>
        <w:pStyle w:val="21"/>
      </w:pPr>
      <w:r w:rsidRPr="0074726C">
        <w:t xml:space="preserve">Модули, в частности </w:t>
      </w:r>
      <w:r>
        <w:t>модуль «</w:t>
      </w:r>
      <w:r w:rsidRPr="0074726C">
        <w:rPr>
          <w:lang w:val="en-US"/>
        </w:rPr>
        <w:t>Charge</w:t>
      </w:r>
      <w:r>
        <w:t>»</w:t>
      </w:r>
      <w:r w:rsidRPr="0074726C">
        <w:t xml:space="preserve">, реализуют специфический функционал и включают специфичные для отрасли наборы страниц (автоматизированные рабочие места). </w:t>
      </w:r>
    </w:p>
    <w:p w14:paraId="24C41BF4" w14:textId="77777777" w:rsidR="00D53EEA" w:rsidRDefault="00D53EEA" w:rsidP="00A0661C">
      <w:pPr>
        <w:pStyle w:val="21"/>
      </w:pPr>
      <w:r>
        <w:t xml:space="preserve">Техническая реализация </w:t>
      </w:r>
      <w:r w:rsidR="00095D35">
        <w:t xml:space="preserve">способа </w:t>
      </w:r>
      <w:r>
        <w:t>отделения модулей от Платформы прорабатывается на этапе ТЗ.</w:t>
      </w:r>
    </w:p>
    <w:p w14:paraId="1271313E" w14:textId="77777777" w:rsidR="00D53EEA" w:rsidRDefault="00D53EEA" w:rsidP="00D53EEA">
      <w:pPr>
        <w:pStyle w:val="2"/>
      </w:pPr>
      <w:bookmarkStart w:id="295" w:name="_Toc168993498"/>
      <w:r>
        <w:t>Требования к архитектуре Модуля</w:t>
      </w:r>
      <w:bookmarkEnd w:id="295"/>
    </w:p>
    <w:p w14:paraId="1B7AC395" w14:textId="77777777" w:rsidR="00A0661C" w:rsidRDefault="00D53EEA" w:rsidP="00A0661C">
      <w:pPr>
        <w:pStyle w:val="21"/>
      </w:pPr>
      <w:r>
        <w:t xml:space="preserve"> </w:t>
      </w:r>
      <w:r w:rsidR="00A0661C" w:rsidRPr="0074726C">
        <w:t xml:space="preserve">Элементы модуля </w:t>
      </w:r>
      <w:r>
        <w:t xml:space="preserve">не зависимо от способа отделения модулей от Платформы </w:t>
      </w:r>
      <w:r w:rsidR="00A0661C" w:rsidRPr="0074726C">
        <w:t xml:space="preserve">в </w:t>
      </w:r>
      <w:r w:rsidR="00A0661C" w:rsidRPr="0074726C">
        <w:rPr>
          <w:b/>
        </w:rPr>
        <w:t>технических</w:t>
      </w:r>
      <w:r w:rsidR="00A0661C" w:rsidRPr="0074726C">
        <w:t xml:space="preserve"> именах и идентификаторах сущностей модуля (страницы, роли, переменные, методы, </w:t>
      </w:r>
      <w:proofErr w:type="spellStart"/>
      <w:r w:rsidR="00A0661C" w:rsidRPr="0074726C">
        <w:rPr>
          <w:lang w:val="en-US"/>
        </w:rPr>
        <w:t>etc</w:t>
      </w:r>
      <w:proofErr w:type="spellEnd"/>
      <w:r w:rsidR="00A0661C" w:rsidRPr="0074726C">
        <w:t>) имеют признак отношения к модулю (как часть имени сущности) для легкой идентификации программистами при разработке нового функционала и устранении ошибок.</w:t>
      </w:r>
    </w:p>
    <w:p w14:paraId="4FADFD79" w14:textId="77777777" w:rsidR="002177DF" w:rsidRDefault="002177DF" w:rsidP="00A0661C">
      <w:pPr>
        <w:pStyle w:val="21"/>
      </w:pPr>
      <w:r>
        <w:t>В Модуле предусмотрена настройка выбора учетной записи «</w:t>
      </w:r>
      <w:proofErr w:type="spellStart"/>
      <w:r>
        <w:t>прото</w:t>
      </w:r>
      <w:proofErr w:type="spellEnd"/>
      <w:r>
        <w:t>-пользователя» для заполнения значений по умолчанию для новых пользователей. Эта настройка отличается от настройки в пространстве Платформы для облегчения работы пользователям Модуля. (На этапе ТЗ оценить необходимость этой функции).</w:t>
      </w:r>
    </w:p>
    <w:p w14:paraId="60E1FCB2" w14:textId="2D4E6047" w:rsidR="002524FE" w:rsidRPr="005566BF" w:rsidRDefault="002524FE" w:rsidP="002524FE">
      <w:pPr>
        <w:pStyle w:val="2"/>
        <w:rPr>
          <w:strike/>
        </w:rPr>
      </w:pPr>
      <w:bookmarkStart w:id="296" w:name="_Toc168993499"/>
      <w:r w:rsidRPr="005566BF">
        <w:rPr>
          <w:strike/>
        </w:rPr>
        <w:t xml:space="preserve">Иерархии </w:t>
      </w:r>
      <w:proofErr w:type="gramStart"/>
      <w:r w:rsidRPr="005566BF">
        <w:rPr>
          <w:strike/>
        </w:rPr>
        <w:t>Модуля</w:t>
      </w:r>
      <w:bookmarkEnd w:id="296"/>
      <w:r w:rsidR="005566BF" w:rsidRPr="005566BF">
        <w:t>(</w:t>
      </w:r>
      <w:proofErr w:type="gramEnd"/>
      <w:r w:rsidR="005566BF" w:rsidRPr="005566BF">
        <w:t>заменено на теги)</w:t>
      </w:r>
    </w:p>
    <w:p w14:paraId="58A82E86" w14:textId="77777777" w:rsidR="002524FE" w:rsidRPr="00911564" w:rsidRDefault="002524FE" w:rsidP="002524FE">
      <w:pPr>
        <w:pStyle w:val="21"/>
        <w:rPr>
          <w:strike/>
          <w:rPrChange w:id="297" w:author="Буссе Дмитрий Александрович" w:date="2024-04-04T18:10:00Z">
            <w:rPr/>
          </w:rPrChange>
        </w:rPr>
      </w:pPr>
      <w:r w:rsidRPr="00911564">
        <w:rPr>
          <w:strike/>
          <w:rPrChange w:id="298" w:author="Буссе Дмитрий Александрович" w:date="2024-04-04T18:10:00Z">
            <w:rPr/>
          </w:rPrChange>
        </w:rPr>
        <w:t>Для реализации специальных иерархий Модуля используется механизм иерархий базовой Платформы.</w:t>
      </w:r>
    </w:p>
    <w:p w14:paraId="470DC02B" w14:textId="50232A2D" w:rsidR="002524FE" w:rsidRDefault="002524FE" w:rsidP="002524FE">
      <w:pPr>
        <w:pStyle w:val="21"/>
        <w:rPr>
          <w:ins w:id="299" w:author="Буссе Дмитрий Александрович" w:date="2024-04-04T18:10:00Z"/>
          <w:strike/>
        </w:rPr>
      </w:pPr>
      <w:r w:rsidRPr="00911564">
        <w:rPr>
          <w:rFonts w:ascii="Quattrocento Sans" w:eastAsia="Quattrocento Sans" w:hAnsi="Quattrocento Sans" w:cs="Quattrocento Sans"/>
          <w:strike/>
          <w:noProof/>
          <w:lang w:eastAsia="ru-RU"/>
          <w:rPrChange w:id="300" w:author="Буссе Дмитрий Александрович" w:date="2024-04-04T18:10:00Z">
            <w:rPr>
              <w:rFonts w:ascii="Quattrocento Sans" w:eastAsia="Quattrocento Sans" w:hAnsi="Quattrocento Sans" w:cs="Quattrocento Sans"/>
              <w:noProof/>
              <w:lang w:eastAsia="ru-RU"/>
            </w:rPr>
          </w:rPrChange>
        </w:rPr>
        <w:drawing>
          <wp:anchor distT="0" distB="0" distL="114300" distR="114300" simplePos="0" relativeHeight="251659264" behindDoc="0" locked="0" layoutInCell="1" allowOverlap="1" wp14:anchorId="7C321068" wp14:editId="7F706B23">
            <wp:simplePos x="0" y="0"/>
            <wp:positionH relativeFrom="column">
              <wp:posOffset>-154343</wp:posOffset>
            </wp:positionH>
            <wp:positionV relativeFrom="paragraph">
              <wp:posOffset>249555</wp:posOffset>
            </wp:positionV>
            <wp:extent cx="6278880" cy="2658745"/>
            <wp:effectExtent l="0" t="0" r="7620" b="825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1564">
        <w:rPr>
          <w:strike/>
          <w:rPrChange w:id="301" w:author="Буссе Дмитрий Александрович" w:date="2024-04-04T18:10:00Z">
            <w:rPr/>
          </w:rPrChange>
        </w:rPr>
        <w:t>Модуль как частный случай имеет иерархию:</w:t>
      </w:r>
    </w:p>
    <w:p w14:paraId="7015D577" w14:textId="16660123" w:rsidR="00911564" w:rsidRDefault="00911564" w:rsidP="002524FE">
      <w:pPr>
        <w:pStyle w:val="21"/>
        <w:rPr>
          <w:strike/>
        </w:rPr>
      </w:pPr>
      <w:ins w:id="302" w:author="Буссе Дмитрий Александрович" w:date="2024-04-04T18:10:00Z">
        <w:r w:rsidRPr="005566BF">
          <w:rPr>
            <w:strike/>
          </w:rPr>
          <w:t xml:space="preserve">При проработке механизма балансировки выбрать на основе чего </w:t>
        </w:r>
      </w:ins>
      <w:ins w:id="303" w:author="Буссе Дмитрий Александрович" w:date="2024-04-04T18:11:00Z">
        <w:r w:rsidRPr="005566BF">
          <w:rPr>
            <w:strike/>
          </w:rPr>
          <w:t>формируется кластер нагрузки (иерархия или тег).</w:t>
        </w:r>
      </w:ins>
    </w:p>
    <w:p w14:paraId="624646A6" w14:textId="20976242" w:rsidR="00F900E2" w:rsidRPr="005566BF" w:rsidRDefault="00F900E2" w:rsidP="002524FE">
      <w:pPr>
        <w:pStyle w:val="21"/>
        <w:rPr>
          <w:strike/>
        </w:rPr>
      </w:pPr>
    </w:p>
    <w:p w14:paraId="1AE8D423" w14:textId="56BD0AE5" w:rsidR="001B7941" w:rsidRDefault="001B7941" w:rsidP="001B7941">
      <w:pPr>
        <w:pStyle w:val="2"/>
      </w:pPr>
      <w:bookmarkStart w:id="304" w:name="_Toc168993501"/>
      <w:r>
        <w:t>Роли Модуля</w:t>
      </w:r>
      <w:ins w:id="305" w:author="Буссе Дмитрий Александрович" w:date="2024-06-07T10:53:00Z">
        <w:r w:rsidR="00344D01">
          <w:t xml:space="preserve"> </w:t>
        </w:r>
        <w:r w:rsidR="00344D01">
          <w:rPr>
            <w:lang w:val="en-US"/>
          </w:rPr>
          <w:t>Charge</w:t>
        </w:r>
      </w:ins>
      <w:bookmarkEnd w:id="304"/>
    </w:p>
    <w:p w14:paraId="04AD75ED" w14:textId="0B0457CC" w:rsidR="00D70923" w:rsidRDefault="00D70923" w:rsidP="00344D01">
      <w:pPr>
        <w:pStyle w:val="21"/>
        <w:ind w:firstLine="0"/>
      </w:pPr>
    </w:p>
    <w:p w14:paraId="0D91B102" w14:textId="241F4BAC" w:rsidR="00D70923" w:rsidRPr="003D751D" w:rsidDel="00786910" w:rsidRDefault="00D70923" w:rsidP="00D70923">
      <w:pPr>
        <w:pStyle w:val="21"/>
        <w:rPr>
          <w:del w:id="306" w:author="Буссе Дмитрий Александрович" w:date="2024-04-03T10:54:00Z"/>
          <w:strike/>
        </w:rPr>
      </w:pPr>
      <w:del w:id="307" w:author="Буссе Дмитрий Александрович" w:date="2024-04-03T10:54:00Z">
        <w:r w:rsidRPr="003D751D" w:rsidDel="00786910">
          <w:rPr>
            <w:strike/>
          </w:rPr>
          <w:delText>- Владелец электромобиля (водитель) – имеет доступ к странице с выгрузкой отчетов, значением его текущего баланса, панелью управления (либо только с мониторингом) его зарядной сессией и текущим тарифом по активной сессии, может выгружать отчеты только для своего аккаунта, видит состояние зарядных станций, открытых на просмотр «для всех».</w:delText>
        </w:r>
      </w:del>
    </w:p>
    <w:p w14:paraId="29405E23" w14:textId="6DE7D22B" w:rsidR="00554306" w:rsidRPr="003D751D" w:rsidRDefault="00554306" w:rsidP="00D70923">
      <w:pPr>
        <w:pStyle w:val="21"/>
        <w:rPr>
          <w:strike/>
        </w:rPr>
      </w:pPr>
      <w:del w:id="308" w:author="Буссе Дмитрий Александрович" w:date="2024-04-05T09:27:00Z">
        <w:r w:rsidRPr="003D751D" w:rsidDel="0086039B">
          <w:rPr>
            <w:strike/>
          </w:rPr>
          <w:delText>- Менеджер – управляет тарифами зарядки</w:delText>
        </w:r>
      </w:del>
      <w:ins w:id="309" w:author="Буссе Дмитрий Александрович" w:date="2024-04-05T09:27:00Z">
        <w:r w:rsidR="0086039B" w:rsidRPr="003D751D">
          <w:rPr>
            <w:strike/>
          </w:rPr>
          <w:t>Один пользователь в пространстве</w:t>
        </w:r>
      </w:ins>
      <w:ins w:id="310" w:author="Буссе Дмитрий Александрович" w:date="2024-04-05T09:29:00Z">
        <w:r w:rsidR="0086039B" w:rsidRPr="003D751D">
          <w:rPr>
            <w:strike/>
          </w:rPr>
          <w:t>,</w:t>
        </w:r>
      </w:ins>
      <w:ins w:id="311" w:author="Буссе Дмитрий Александрович" w:date="2024-04-05T09:27:00Z">
        <w:r w:rsidR="0086039B" w:rsidRPr="003D751D">
          <w:rPr>
            <w:strike/>
          </w:rPr>
          <w:t xml:space="preserve"> как правило</w:t>
        </w:r>
      </w:ins>
      <w:ins w:id="312" w:author="Буссе Дмитрий Александрович" w:date="2024-04-05T09:29:00Z">
        <w:r w:rsidR="0086039B" w:rsidRPr="003D751D">
          <w:rPr>
            <w:strike/>
          </w:rPr>
          <w:t>,</w:t>
        </w:r>
      </w:ins>
      <w:ins w:id="313" w:author="Буссе Дмитрий Александрович" w:date="2024-04-05T09:27:00Z">
        <w:r w:rsidR="0086039B" w:rsidRPr="003D751D">
          <w:rPr>
            <w:strike/>
          </w:rPr>
          <w:t xml:space="preserve"> сочетает несколько ролей.</w:t>
        </w:r>
      </w:ins>
      <w:ins w:id="314" w:author="Буссе Дмитрий Александрович" w:date="2024-04-05T09:29:00Z">
        <w:r w:rsidR="0086039B" w:rsidRPr="003D751D">
          <w:rPr>
            <w:strike/>
          </w:rPr>
          <w:t xml:space="preserve"> Это обеспечивает гибкую настройку полномочий конкретных сотрудников, но при этом уменьшает сложность настройки.</w:t>
        </w:r>
      </w:ins>
    </w:p>
    <w:p w14:paraId="2062AE83" w14:textId="3A5BEA09" w:rsidR="00F823DE" w:rsidRPr="009A4810" w:rsidRDefault="00F823DE" w:rsidP="00F823DE">
      <w:pPr>
        <w:pStyle w:val="3"/>
        <w:rPr>
          <w:ins w:id="315" w:author="Буссе Дмитрий Александрович" w:date="2024-04-04T15:12:00Z"/>
          <w:lang w:val="en-US"/>
        </w:rPr>
      </w:pPr>
      <w:bookmarkStart w:id="316" w:name="_Toc168993502"/>
      <w:ins w:id="317" w:author="Буссе Дмитрий Александрович" w:date="2024-04-04T15:12:00Z">
        <w:r>
          <w:rPr>
            <w:lang w:val="en-US"/>
          </w:rPr>
          <w:t>Charge.</w:t>
        </w:r>
        <w:r>
          <w:t xml:space="preserve">Мастер </w:t>
        </w:r>
      </w:ins>
      <w:ins w:id="318" w:author="Буссе Дмитрий Александрович" w:date="2024-04-04T19:08:00Z">
        <w:r w:rsidR="00DC4640">
          <w:rPr>
            <w:lang w:val="en-US"/>
          </w:rPr>
          <w:t>(</w:t>
        </w:r>
        <w:r w:rsidR="00DC4640">
          <w:t>готово)</w:t>
        </w:r>
      </w:ins>
      <w:bookmarkEnd w:id="316"/>
    </w:p>
    <w:p w14:paraId="2A4609FE" w14:textId="6CEFE2E1" w:rsidR="00D70923" w:rsidRPr="00F575B0" w:rsidRDefault="00975DBF" w:rsidP="00F575B0">
      <w:pPr>
        <w:pStyle w:val="21"/>
        <w:rPr>
          <w:b/>
        </w:rPr>
      </w:pPr>
      <w:ins w:id="319" w:author="Буссе Дмитрий Александрович" w:date="2024-04-04T15:19:00Z">
        <w:r>
          <w:t xml:space="preserve">Сочетает полномочия всех ролей </w:t>
        </w:r>
        <w:proofErr w:type="spellStart"/>
        <w:r>
          <w:rPr>
            <w:lang w:val="en-US"/>
          </w:rPr>
          <w:t>Ch</w:t>
        </w:r>
        <w:proofErr w:type="spellEnd"/>
        <w:r>
          <w:t>a</w:t>
        </w:r>
        <w:proofErr w:type="spellStart"/>
        <w:r>
          <w:rPr>
            <w:lang w:val="en-US"/>
          </w:rPr>
          <w:t>rge</w:t>
        </w:r>
      </w:ins>
      <w:proofErr w:type="spellEnd"/>
      <w:ins w:id="320" w:author="Буссе Дмитрий Александрович" w:date="2024-04-05T09:30:00Z">
        <w:r w:rsidR="0086039B">
          <w:t>.</w:t>
        </w:r>
      </w:ins>
    </w:p>
    <w:p w14:paraId="378A0C26" w14:textId="25C0E087" w:rsidR="000143CA" w:rsidRPr="00EF13B8" w:rsidRDefault="000143CA" w:rsidP="00F575B0">
      <w:pPr>
        <w:pStyle w:val="3"/>
        <w:rPr>
          <w:ins w:id="321" w:author="Буссе Дмитрий Александрович" w:date="2024-04-04T17:03:00Z"/>
        </w:rPr>
      </w:pPr>
      <w:bookmarkStart w:id="322" w:name="_Toc168993503"/>
      <w:ins w:id="323" w:author="Буссе Дмитрий Александрович" w:date="2024-04-02T17:40:00Z">
        <w:r w:rsidRPr="00EF13B8">
          <w:rPr>
            <w:lang w:val="en-US"/>
          </w:rPr>
          <w:lastRenderedPageBreak/>
          <w:t>Charge</w:t>
        </w:r>
      </w:ins>
      <w:ins w:id="324" w:author="Буссе Дмитрий Александрович" w:date="2024-04-03T15:04:00Z">
        <w:r w:rsidR="007032EE" w:rsidRPr="00EF13B8">
          <w:rPr>
            <w:lang w:val="en-US"/>
          </w:rPr>
          <w:t>.</w:t>
        </w:r>
      </w:ins>
      <w:r w:rsidR="00EF13B8" w:rsidRPr="00EF13B8">
        <w:t>Администратор</w:t>
      </w:r>
      <w:r w:rsidR="00EF323E">
        <w:t xml:space="preserve"> </w:t>
      </w:r>
      <w:ins w:id="325" w:author="Буссе Дмитрий Александрович" w:date="2024-04-04T18:08:00Z">
        <w:r w:rsidR="00911564" w:rsidRPr="00EF13B8">
          <w:t>(готово)</w:t>
        </w:r>
      </w:ins>
      <w:bookmarkEnd w:id="322"/>
    </w:p>
    <w:p w14:paraId="16612054" w14:textId="74F2D701" w:rsidR="00B8180C" w:rsidRDefault="00B8180C" w:rsidP="00F575B0">
      <w:pPr>
        <w:pStyle w:val="21"/>
        <w:rPr>
          <w:ins w:id="326" w:author="Буссе Дмитрий Александрович" w:date="2024-04-08T09:51:00Z"/>
        </w:rPr>
      </w:pPr>
      <w:ins w:id="327" w:author="Буссе Дмитрий Александрович" w:date="2024-04-04T17:03:00Z">
        <w:r w:rsidRPr="009F51FE">
          <w:t xml:space="preserve">Формирует тарифы </w:t>
        </w:r>
      </w:ins>
      <w:proofErr w:type="spellStart"/>
      <w:r w:rsidR="003D751D">
        <w:t>электрозарядки</w:t>
      </w:r>
      <w:proofErr w:type="spellEnd"/>
      <w:r w:rsidR="003D751D">
        <w:t xml:space="preserve"> </w:t>
      </w:r>
      <w:ins w:id="328" w:author="Буссе Дмитрий Александрович" w:date="2024-04-04T17:03:00Z">
        <w:r w:rsidRPr="009F51FE">
          <w:t>(привязка тарифа ко времени и устройству/группе устройств) для конечных потребителей.</w:t>
        </w:r>
      </w:ins>
    </w:p>
    <w:p w14:paraId="4AE25236" w14:textId="09ABACF9" w:rsidR="00105930" w:rsidRPr="002D6127" w:rsidRDefault="00105930" w:rsidP="00F575B0">
      <w:pPr>
        <w:pStyle w:val="21"/>
        <w:rPr>
          <w:ins w:id="329" w:author="Буссе Дмитрий Александрович" w:date="2024-04-04T17:03:00Z"/>
          <w:strike/>
        </w:rPr>
      </w:pPr>
      <w:ins w:id="330" w:author="Буссе Дмитрий Александрович" w:date="2024-04-08T09:51:00Z">
        <w:r w:rsidRPr="007F7E0B">
          <w:rPr>
            <w:strike/>
          </w:rPr>
          <w:t>Вводит в систему тарифы (привязка тарифа ко времени и устройству/группе устройств)</w:t>
        </w:r>
      </w:ins>
      <w:ins w:id="331" w:author="Буссе Дмитрий Александрович" w:date="2024-04-08T09:52:00Z">
        <w:r w:rsidRPr="007F7E0B">
          <w:rPr>
            <w:strike/>
          </w:rPr>
          <w:t xml:space="preserve"> поставщика электроэнергии. (</w:t>
        </w:r>
        <w:proofErr w:type="gramStart"/>
        <w:r w:rsidRPr="007F7E0B">
          <w:rPr>
            <w:strike/>
          </w:rPr>
          <w:t>В</w:t>
        </w:r>
        <w:proofErr w:type="gramEnd"/>
        <w:r w:rsidRPr="007F7E0B">
          <w:rPr>
            <w:strike/>
          </w:rPr>
          <w:t xml:space="preserve"> разных жилых комплексах</w:t>
        </w:r>
      </w:ins>
      <w:ins w:id="332" w:author="Буссе Дмитрий Александрович" w:date="2024-04-08T09:53:00Z">
        <w:r w:rsidRPr="007F7E0B">
          <w:rPr>
            <w:strike/>
          </w:rPr>
          <w:t>/</w:t>
        </w:r>
      </w:ins>
      <w:ins w:id="333" w:author="Буссе Дмитрий Александрович" w:date="2024-04-08T09:52:00Z">
        <w:r w:rsidRPr="007F7E0B">
          <w:rPr>
            <w:strike/>
          </w:rPr>
          <w:t>парковках</w:t>
        </w:r>
      </w:ins>
      <w:ins w:id="334" w:author="Буссе Дмитрий Александрович" w:date="2024-04-08T09:53:00Z">
        <w:r w:rsidRPr="007F7E0B">
          <w:rPr>
            <w:strike/>
          </w:rPr>
          <w:t>/гостиницах</w:t>
        </w:r>
      </w:ins>
      <w:ins w:id="335" w:author="Буссе Дмитрий Александрович" w:date="2024-04-08T09:52:00Z">
        <w:r w:rsidRPr="007F7E0B">
          <w:rPr>
            <w:strike/>
          </w:rPr>
          <w:t xml:space="preserve"> в пределах одного </w:t>
        </w:r>
      </w:ins>
      <w:ins w:id="336" w:author="Буссе Дмитрий Александрович" w:date="2024-04-08T09:53:00Z">
        <w:r w:rsidRPr="007F7E0B">
          <w:rPr>
            <w:strike/>
          </w:rPr>
          <w:t>пространства</w:t>
        </w:r>
      </w:ins>
      <w:ins w:id="337" w:author="Буссе Дмитрий Александрович" w:date="2024-04-08T09:52:00Z">
        <w:r w:rsidRPr="007F7E0B">
          <w:rPr>
            <w:strike/>
          </w:rPr>
          <w:t xml:space="preserve"> могут быть разные тарифы</w:t>
        </w:r>
      </w:ins>
      <w:ins w:id="338" w:author="Буссе Дмитрий Александрович" w:date="2024-04-08T09:53:00Z">
        <w:r w:rsidRPr="007F7E0B">
          <w:rPr>
            <w:strike/>
          </w:rPr>
          <w:t xml:space="preserve"> на </w:t>
        </w:r>
      </w:ins>
      <w:r w:rsidR="009E5D73" w:rsidRPr="007F7E0B">
        <w:rPr>
          <w:strike/>
        </w:rPr>
        <w:t>потреблённую</w:t>
      </w:r>
      <w:ins w:id="339" w:author="Буссе Дмитрий Александрович" w:date="2024-04-08T09:53:00Z">
        <w:r w:rsidRPr="007F7E0B">
          <w:rPr>
            <w:strike/>
          </w:rPr>
          <w:t xml:space="preserve"> ЭЗС электроэнергию)</w:t>
        </w:r>
      </w:ins>
      <w:r w:rsidR="007F7E0B">
        <w:rPr>
          <w:strike/>
        </w:rPr>
        <w:t xml:space="preserve"> </w:t>
      </w:r>
    </w:p>
    <w:p w14:paraId="1726AD16" w14:textId="6E8F410A" w:rsidR="003D751D" w:rsidRDefault="003D751D" w:rsidP="003D751D">
      <w:pPr>
        <w:pStyle w:val="21"/>
        <w:rPr>
          <w:ins w:id="340" w:author="Буссе Дмитрий Александрович" w:date="2024-04-04T17:56:00Z"/>
        </w:rPr>
      </w:pPr>
      <w:ins w:id="341" w:author="Буссе Дмитрий Александрович" w:date="2024-04-04T17:05:00Z">
        <w:r>
          <w:t>Имеет доступ к отчетности по транзакциям и пополнениям счетов клиентов</w:t>
        </w:r>
      </w:ins>
      <w:r w:rsidR="002D6127">
        <w:t xml:space="preserve"> на экране </w:t>
      </w:r>
      <w:r w:rsidR="002977ED">
        <w:t>«</w:t>
      </w:r>
      <w:proofErr w:type="spellStart"/>
      <w:r w:rsidR="002D6127">
        <w:t>Биллинг.Итоги</w:t>
      </w:r>
      <w:proofErr w:type="spellEnd"/>
      <w:r w:rsidR="002977ED">
        <w:t>»</w:t>
      </w:r>
    </w:p>
    <w:p w14:paraId="26EBBD46" w14:textId="132EFE84" w:rsidR="00B8180C" w:rsidRDefault="00B8180C" w:rsidP="00F575B0">
      <w:pPr>
        <w:pStyle w:val="21"/>
        <w:rPr>
          <w:ins w:id="342" w:author="Буссе Дмитрий Александрович" w:date="2024-04-04T17:05:00Z"/>
        </w:rPr>
      </w:pPr>
      <w:ins w:id="343" w:author="Буссе Дмитрий Александрович" w:date="2024-04-04T17:03:00Z">
        <w:r>
          <w:t xml:space="preserve">Имеет доступ к отчетности по потребленной </w:t>
        </w:r>
      </w:ins>
      <w:ins w:id="344" w:author="Буссе Дмитрий Александрович" w:date="2024-04-04T17:04:00Z">
        <w:r>
          <w:t xml:space="preserve">пространством </w:t>
        </w:r>
      </w:ins>
      <w:ins w:id="345" w:author="Буссе Дмитрий Александрович" w:date="2024-04-04T17:03:00Z">
        <w:r>
          <w:t>электроэнергии</w:t>
        </w:r>
      </w:ins>
      <w:ins w:id="346" w:author="Буссе Дмитрий Александрович" w:date="2024-04-04T17:05:00Z">
        <w:r>
          <w:t>.</w:t>
        </w:r>
      </w:ins>
      <w:r w:rsidR="002D6127" w:rsidRPr="002D6127">
        <w:t xml:space="preserve"> </w:t>
      </w:r>
      <w:r w:rsidR="002D6127">
        <w:t xml:space="preserve">Сумма потребленной ЭЗС электроэнергии </w:t>
      </w:r>
      <w:proofErr w:type="spellStart"/>
      <w:r w:rsidR="002D6127">
        <w:t>агрегируется</w:t>
      </w:r>
      <w:proofErr w:type="spellEnd"/>
      <w:r w:rsidR="002D6127">
        <w:t xml:space="preserve"> на </w:t>
      </w:r>
      <w:proofErr w:type="spellStart"/>
      <w:r w:rsidR="002D6127">
        <w:t>дашборде</w:t>
      </w:r>
      <w:proofErr w:type="spellEnd"/>
      <w:r w:rsidR="002D6127">
        <w:t xml:space="preserve"> пространства, может просуммирована на экране </w:t>
      </w:r>
      <w:proofErr w:type="spellStart"/>
      <w:r w:rsidR="002D6127">
        <w:t>Биллинг.Итоги</w:t>
      </w:r>
      <w:proofErr w:type="spellEnd"/>
      <w:r w:rsidR="002D6127">
        <w:t xml:space="preserve"> и детально обработана в стороннем </w:t>
      </w:r>
      <w:proofErr w:type="gramStart"/>
      <w:r w:rsidR="002D6127">
        <w:t>ПО посредством</w:t>
      </w:r>
      <w:proofErr w:type="gramEnd"/>
      <w:r w:rsidR="002D6127">
        <w:t xml:space="preserve"> выгрузки </w:t>
      </w:r>
      <w:r w:rsidR="002D6127">
        <w:rPr>
          <w:lang w:val="en-US"/>
        </w:rPr>
        <w:t>CSV</w:t>
      </w:r>
      <w:r w:rsidR="002D6127" w:rsidRPr="002D6127">
        <w:t>-</w:t>
      </w:r>
      <w:r w:rsidR="002D6127">
        <w:t xml:space="preserve">данных с экрана </w:t>
      </w:r>
      <w:proofErr w:type="spellStart"/>
      <w:r w:rsidR="002D6127">
        <w:t>Биллинг.Итоги</w:t>
      </w:r>
      <w:proofErr w:type="spellEnd"/>
      <w:r w:rsidR="002D6127" w:rsidRPr="002D6127">
        <w:t>.</w:t>
      </w:r>
    </w:p>
    <w:p w14:paraId="0059251A" w14:textId="7529A712" w:rsidR="00A04BB8" w:rsidRDefault="001C6B1D" w:rsidP="00A04BB8">
      <w:pPr>
        <w:pStyle w:val="21"/>
      </w:pPr>
      <w:ins w:id="347" w:author="Буссе Дмитрий Александрович" w:date="2024-04-03T15:42:00Z">
        <w:r>
          <w:t xml:space="preserve">Управляет </w:t>
        </w:r>
      </w:ins>
      <w:ins w:id="348" w:author="Буссе Дмитрий Александрович" w:date="2024-04-03T15:43:00Z">
        <w:r>
          <w:t>услугами для водителей: заводит новых пользователей</w:t>
        </w:r>
      </w:ins>
      <w:ins w:id="349" w:author="Буссе Дмитрий Александрович" w:date="2024-04-03T15:44:00Z">
        <w:r>
          <w:t xml:space="preserve">, привязывает карты к водителям, управляет балансом водителей </w:t>
        </w:r>
      </w:ins>
      <w:ins w:id="350" w:author="Буссе Дмитрий Александрович" w:date="2024-04-03T15:45:00Z">
        <w:r>
          <w:t>(кассир своего предприятия).</w:t>
        </w:r>
      </w:ins>
      <w:ins w:id="351" w:author="Буссе Дмитрий Александрович" w:date="2024-04-04T14:17:00Z">
        <w:r w:rsidR="00A04BB8" w:rsidRPr="00A04BB8">
          <w:t xml:space="preserve"> </w:t>
        </w:r>
      </w:ins>
      <w:r w:rsidR="00A04BB8">
        <w:t xml:space="preserve">– главное действующее лицо в схеме технического </w:t>
      </w:r>
      <w:proofErr w:type="spellStart"/>
      <w:r w:rsidR="00A04BB8">
        <w:t>биллинга</w:t>
      </w:r>
      <w:proofErr w:type="spellEnd"/>
      <w:r w:rsidR="00A04BB8">
        <w:t>:</w:t>
      </w:r>
    </w:p>
    <w:p w14:paraId="76F10665" w14:textId="77777777" w:rsidR="00A04BB8" w:rsidRDefault="00A04BB8" w:rsidP="00FC0056">
      <w:pPr>
        <w:pStyle w:val="21"/>
        <w:numPr>
          <w:ilvl w:val="0"/>
          <w:numId w:val="9"/>
        </w:numPr>
      </w:pPr>
      <w:r>
        <w:t xml:space="preserve">инициирует создание </w:t>
      </w:r>
      <w:r w:rsidRPr="00320B21">
        <w:t>[</w:t>
      </w:r>
      <w:r>
        <w:t>новых</w:t>
      </w:r>
      <w:r w:rsidRPr="00320B21">
        <w:t>]</w:t>
      </w:r>
      <w:r>
        <w:t xml:space="preserve"> водителей электромобилей</w:t>
      </w:r>
      <w:r w:rsidRPr="00320B21">
        <w:t xml:space="preserve"> </w:t>
      </w:r>
      <w:r>
        <w:t xml:space="preserve">для технического </w:t>
      </w:r>
      <w:proofErr w:type="spellStart"/>
      <w:r>
        <w:t>биллинга</w:t>
      </w:r>
      <w:proofErr w:type="spellEnd"/>
      <w:r>
        <w:t xml:space="preserve"> (если это позволено Мастером и тарифом хозяина пространства – через настройку «роль»-«пространство» для вновь зарегистрированных пользователей пространства, если не позволено – добавляет в вручную в </w:t>
      </w:r>
      <w:proofErr w:type="spellStart"/>
      <w:r>
        <w:t>админке</w:t>
      </w:r>
      <w:proofErr w:type="spellEnd"/>
      <w:r>
        <w:t xml:space="preserve"> пространства пользователей с ролью «водитель»), если позволено тарифом – может заводить пользователей с </w:t>
      </w:r>
      <w:proofErr w:type="spellStart"/>
      <w:r>
        <w:t>преднастроенной</w:t>
      </w:r>
      <w:proofErr w:type="spellEnd"/>
      <w:r>
        <w:t xml:space="preserve"> ролью «водитель» и своим пространством через загрузку </w:t>
      </w:r>
      <w:r>
        <w:rPr>
          <w:lang w:val="en-US"/>
        </w:rPr>
        <w:t>CSV</w:t>
      </w:r>
      <w:r w:rsidRPr="008F462E">
        <w:t>-</w:t>
      </w:r>
      <w:r>
        <w:t>файла.</w:t>
      </w:r>
    </w:p>
    <w:p w14:paraId="178F5A7D" w14:textId="77777777" w:rsidR="00A04BB8" w:rsidRDefault="00A04BB8" w:rsidP="00FC0056">
      <w:pPr>
        <w:pStyle w:val="21"/>
        <w:numPr>
          <w:ilvl w:val="0"/>
          <w:numId w:val="9"/>
        </w:numPr>
      </w:pPr>
      <w:r>
        <w:t xml:space="preserve">запускает и останавливает сессии аренды карт </w:t>
      </w:r>
      <w:r>
        <w:rPr>
          <w:lang w:val="en-US"/>
        </w:rPr>
        <w:t>RFID</w:t>
      </w:r>
      <w:r w:rsidRPr="00671132">
        <w:t xml:space="preserve"> </w:t>
      </w:r>
      <w:r>
        <w:t>для пользователей («привязывает/отвязывает карты»)</w:t>
      </w:r>
    </w:p>
    <w:p w14:paraId="718F30C5" w14:textId="77777777" w:rsidR="00A04BB8" w:rsidRDefault="00A04BB8" w:rsidP="00FC0056">
      <w:pPr>
        <w:pStyle w:val="21"/>
        <w:numPr>
          <w:ilvl w:val="0"/>
          <w:numId w:val="9"/>
        </w:numPr>
      </w:pPr>
      <w:r>
        <w:t>инициирует просмотр и выгрузку отчетов по зарядкам для выставления счетов на оплату или отчета перед водителем по расходованию его предоплаты</w:t>
      </w:r>
    </w:p>
    <w:p w14:paraId="1D4EDAB9" w14:textId="2074FDE5" w:rsidR="00A04BB8" w:rsidRDefault="00A04BB8" w:rsidP="00FC0056">
      <w:pPr>
        <w:pStyle w:val="21"/>
        <w:numPr>
          <w:ilvl w:val="0"/>
          <w:numId w:val="9"/>
        </w:numPr>
      </w:pPr>
      <w:r>
        <w:t>видит статус зарядных станций своего пространства, может выполнить перезагрузку станции и выполняет функции техподдержки 0 уровня (простейшие неисправности, решаемые в реальном времени лицом-к-лицу с клиентом).</w:t>
      </w:r>
    </w:p>
    <w:p w14:paraId="2660A3A6" w14:textId="34D0BDE1" w:rsidR="001C6B1D" w:rsidRDefault="001C6B1D" w:rsidP="00E76DBA">
      <w:pPr>
        <w:pStyle w:val="21"/>
        <w:rPr>
          <w:ins w:id="352" w:author="Буссе Дмитрий Александрович" w:date="2024-04-03T15:45:00Z"/>
        </w:rPr>
      </w:pPr>
    </w:p>
    <w:p w14:paraId="643D47F2" w14:textId="068110FA" w:rsidR="00C84C8C" w:rsidRPr="00A461A6" w:rsidRDefault="00A461A6" w:rsidP="00ED62BA">
      <w:pPr>
        <w:pStyle w:val="21"/>
        <w:rPr>
          <w:sz w:val="28"/>
        </w:rPr>
      </w:pPr>
      <w:r w:rsidRPr="00A461A6">
        <w:rPr>
          <w:sz w:val="28"/>
        </w:rPr>
        <w:t xml:space="preserve">У </w:t>
      </w:r>
      <w:r w:rsidRPr="00A461A6">
        <w:rPr>
          <w:sz w:val="28"/>
          <w:lang w:val="en-US"/>
        </w:rPr>
        <w:t>Charge</w:t>
      </w:r>
      <w:r w:rsidRPr="00A461A6">
        <w:rPr>
          <w:sz w:val="28"/>
        </w:rPr>
        <w:t xml:space="preserve">.Администратора есть специфический рабочий </w:t>
      </w:r>
      <w:proofErr w:type="spellStart"/>
      <w:r w:rsidRPr="00A461A6">
        <w:rPr>
          <w:sz w:val="28"/>
        </w:rPr>
        <w:t>дашборд</w:t>
      </w:r>
      <w:proofErr w:type="spellEnd"/>
      <w:r w:rsidRPr="00A461A6">
        <w:rPr>
          <w:sz w:val="28"/>
        </w:rPr>
        <w:t>.</w:t>
      </w:r>
    </w:p>
    <w:p w14:paraId="42FCA40C" w14:textId="5305B443" w:rsidR="00AE0F7C" w:rsidRPr="00E76DBA" w:rsidRDefault="00FC0323" w:rsidP="005566BF">
      <w:pPr>
        <w:pStyle w:val="4"/>
        <w:rPr>
          <w:ins w:id="353" w:author="Буссе Дмитрий Александрович" w:date="2024-04-03T16:22:00Z"/>
        </w:rPr>
      </w:pPr>
      <w:r>
        <w:t xml:space="preserve">Экран </w:t>
      </w:r>
      <w:r w:rsidR="00A461A6">
        <w:rPr>
          <w:lang w:val="en-US"/>
        </w:rPr>
        <w:t>Charge</w:t>
      </w:r>
      <w:r w:rsidR="00A461A6" w:rsidRPr="00A461A6">
        <w:t>.</w:t>
      </w:r>
      <w:r w:rsidR="00A461A6">
        <w:t xml:space="preserve">Администратора </w:t>
      </w:r>
      <w:r>
        <w:t>«</w:t>
      </w:r>
      <w:proofErr w:type="spellStart"/>
      <w:r>
        <w:t>Дашборд</w:t>
      </w:r>
      <w:proofErr w:type="spellEnd"/>
      <w:r>
        <w:t xml:space="preserve"> </w:t>
      </w:r>
      <w:r w:rsidR="00A461A6">
        <w:rPr>
          <w:lang w:val="en-US"/>
        </w:rPr>
        <w:t>Charge</w:t>
      </w:r>
      <w:r w:rsidR="00A461A6" w:rsidRPr="00A461A6">
        <w:t>.</w:t>
      </w:r>
      <w:r w:rsidR="00A461A6">
        <w:t>Администратора</w:t>
      </w:r>
      <w:r>
        <w:t>»</w:t>
      </w:r>
      <w:ins w:id="354" w:author="Буссе Дмитрий Александрович" w:date="2024-04-03T16:22:00Z">
        <w:r w:rsidR="00AE0F7C" w:rsidRPr="00E76DBA">
          <w:t>:</w:t>
        </w:r>
      </w:ins>
    </w:p>
    <w:p w14:paraId="35A24069" w14:textId="7BD8D123" w:rsidR="00111687" w:rsidRDefault="00111687" w:rsidP="00E76DBA">
      <w:pPr>
        <w:pStyle w:val="21"/>
        <w:rPr>
          <w:ins w:id="355" w:author="Буссе Дмитрий Александрович" w:date="2024-04-03T17:04:00Z"/>
        </w:rPr>
      </w:pPr>
      <w:ins w:id="356" w:author="Буссе Дмитрий Александрович" w:date="2024-04-03T17:04:00Z">
        <w:r>
          <w:t xml:space="preserve">На экране есть кнопка отмены </w:t>
        </w:r>
      </w:ins>
      <w:ins w:id="357" w:author="Буссе Дмитрий Александрович" w:date="2024-04-03T17:05:00Z">
        <w:r>
          <w:t xml:space="preserve">всех </w:t>
        </w:r>
      </w:ins>
      <w:ins w:id="358" w:author="Буссе Дмитрий Александрович" w:date="2024-04-03T17:04:00Z">
        <w:r>
          <w:t>внесенных изменений.</w:t>
        </w:r>
      </w:ins>
    </w:p>
    <w:p w14:paraId="26DEA6D8" w14:textId="77777777" w:rsidR="00745EAE" w:rsidRDefault="00C72AAE" w:rsidP="00E76DBA">
      <w:pPr>
        <w:pStyle w:val="21"/>
        <w:rPr>
          <w:ins w:id="359" w:author="Буссе Дмитрий Александрович" w:date="2024-04-04T14:06:00Z"/>
        </w:rPr>
      </w:pPr>
      <w:ins w:id="360" w:author="Буссе Дмитрий Александрович" w:date="2024-04-03T16:25:00Z">
        <w:r>
          <w:t>На экране отображаются данные одного пользователя</w:t>
        </w:r>
      </w:ins>
      <w:ins w:id="361" w:author="Буссе Дмитрий Александрович" w:date="2024-04-03T16:26:00Z">
        <w:r>
          <w:t>, который выбран для проведения операций с картами и балансом.</w:t>
        </w:r>
      </w:ins>
      <w:ins w:id="362" w:author="Буссе Дмитрий Александрович" w:date="2024-04-03T16:12:00Z">
        <w:r w:rsidR="00C84C8C">
          <w:t xml:space="preserve"> </w:t>
        </w:r>
      </w:ins>
    </w:p>
    <w:p w14:paraId="2EF9A4F0" w14:textId="646F4C46" w:rsidR="00AE0F7C" w:rsidRPr="00EC68D0" w:rsidRDefault="00C72AAE" w:rsidP="00E76DBA">
      <w:pPr>
        <w:pStyle w:val="21"/>
        <w:rPr>
          <w:ins w:id="363" w:author="Буссе Дмитрий Александрович" w:date="2024-04-03T16:22:00Z"/>
        </w:rPr>
      </w:pPr>
      <w:ins w:id="364" w:author="Буссе Дмитрий Александрович" w:date="2024-04-03T16:27:00Z">
        <w:r>
          <w:t>В</w:t>
        </w:r>
      </w:ins>
      <w:ins w:id="365" w:author="Буссе Дмитрий Александрович" w:date="2024-04-03T16:12:00Z">
        <w:r w:rsidR="00D51E95">
          <w:t xml:space="preserve"> поле универсального поиска вводятся первые буквы или цифры какого-либо признака пользователя</w:t>
        </w:r>
      </w:ins>
      <w:ins w:id="366" w:author="Буссе Дмитрий Александрович" w:date="2024-04-03T16:19:00Z">
        <w:r w:rsidR="00AE0F7C">
          <w:t>, поиск происходит по логину</w:t>
        </w:r>
      </w:ins>
      <w:ins w:id="367" w:author="Буссе Дмитрий Александрович" w:date="2024-04-03T16:20:00Z">
        <w:r w:rsidR="00AE0F7C">
          <w:t xml:space="preserve">, ФИО, </w:t>
        </w:r>
        <w:r w:rsidR="00AE0F7C" w:rsidRPr="008707F0">
          <w:rPr>
            <w:b/>
          </w:rPr>
          <w:t>телефону</w:t>
        </w:r>
      </w:ins>
      <w:ins w:id="368" w:author="Буссе Дмитрий Александрович" w:date="2024-06-07T14:30:00Z">
        <w:r w:rsidR="008707F0">
          <w:rPr>
            <w:b/>
          </w:rPr>
          <w:t xml:space="preserve"> </w:t>
        </w:r>
      </w:ins>
      <w:ins w:id="369" w:author="Буссе Дмитрий Александрович" w:date="2024-06-07T14:29:00Z">
        <w:r w:rsidR="008707F0">
          <w:rPr>
            <w:b/>
          </w:rPr>
          <w:t>(приоритетный вариант)</w:t>
        </w:r>
      </w:ins>
      <w:ins w:id="370" w:author="Буссе Дмитрий Александрович" w:date="2024-04-03T16:20:00Z">
        <w:r w:rsidR="00AE0F7C">
          <w:t xml:space="preserve">, почте водителя, </w:t>
        </w:r>
        <w:r w:rsidR="00AE0F7C" w:rsidRPr="00E76DBA">
          <w:rPr>
            <w:b/>
          </w:rPr>
          <w:t xml:space="preserve">идентификатору </w:t>
        </w:r>
      </w:ins>
      <w:ins w:id="371" w:author="Буссе Дмитрий Александрович" w:date="2024-06-07T14:32:00Z">
        <w:r w:rsidR="008707F0">
          <w:rPr>
            <w:b/>
          </w:rPr>
          <w:t xml:space="preserve">и </w:t>
        </w:r>
      </w:ins>
      <w:proofErr w:type="spellStart"/>
      <w:ins w:id="372" w:author="Буссе Дмитрий Александрович" w:date="2024-06-07T14:38:00Z">
        <w:r w:rsidR="00EC68D0">
          <w:rPr>
            <w:b/>
            <w:lang w:val="en-US"/>
          </w:rPr>
          <w:t>u</w:t>
        </w:r>
      </w:ins>
      <w:ins w:id="373" w:author="Буссе Дмитрий Александрович" w:date="2024-06-07T14:32:00Z">
        <w:r w:rsidR="008707F0">
          <w:rPr>
            <w:b/>
            <w:lang w:val="en-US"/>
          </w:rPr>
          <w:t>id</w:t>
        </w:r>
        <w:proofErr w:type="spellEnd"/>
        <w:r w:rsidR="008707F0" w:rsidRPr="00D606B6">
          <w:rPr>
            <w:b/>
          </w:rPr>
          <w:t xml:space="preserve"> </w:t>
        </w:r>
      </w:ins>
      <w:ins w:id="374" w:author="Буссе Дмитрий Александрович" w:date="2024-04-03T16:20:00Z">
        <w:r w:rsidR="00AE0F7C" w:rsidRPr="00E76DBA">
          <w:rPr>
            <w:b/>
          </w:rPr>
          <w:t>привязанной карты</w:t>
        </w:r>
        <w:r w:rsidR="00AE0F7C">
          <w:t>.</w:t>
        </w:r>
      </w:ins>
      <w:ins w:id="375" w:author="Буссе Дмитрий Александрович" w:date="2024-04-03T16:21:00Z">
        <w:r w:rsidR="00AE0F7C">
          <w:t xml:space="preserve"> </w:t>
        </w:r>
      </w:ins>
      <w:ins w:id="376" w:author="Буссе Дмитрий Александрович" w:date="2024-04-03T16:27:00Z">
        <w:r>
          <w:t xml:space="preserve">Система в живой подсказке подсвечивает возможных водителей и можно мышкой выбрать один из подсвеченных вариантов. </w:t>
        </w:r>
      </w:ins>
      <w:ins w:id="377" w:author="Буссе Дмитрий Александрович" w:date="2024-06-07T14:32:00Z">
        <w:r w:rsidR="00EC68D0">
          <w:t xml:space="preserve">Один из сценариев быстрого поиска – к компьютеру клиентского менеджера подключен </w:t>
        </w:r>
        <w:r w:rsidR="00EC68D0">
          <w:rPr>
            <w:lang w:val="en-US"/>
          </w:rPr>
          <w:t>RFID</w:t>
        </w:r>
        <w:r w:rsidR="00EC68D0" w:rsidRPr="00D606B6">
          <w:t>-</w:t>
        </w:r>
        <w:r w:rsidR="00EC68D0">
          <w:t>сканер с интерфейсом клавиатуры</w:t>
        </w:r>
      </w:ins>
      <w:ins w:id="378" w:author="Буссе Дмитрий Александрович" w:date="2024-06-07T14:33:00Z">
        <w:r w:rsidR="00EC68D0">
          <w:t xml:space="preserve">, менеджер переводит фокус ввода в поле поиска и прикладывает карту. В поле поиска оказывается считанный </w:t>
        </w:r>
      </w:ins>
      <w:proofErr w:type="spellStart"/>
      <w:ins w:id="379" w:author="Буссе Дмитрий Александрович" w:date="2024-06-07T14:38:00Z">
        <w:r w:rsidR="00EC68D0">
          <w:rPr>
            <w:lang w:val="en-US"/>
          </w:rPr>
          <w:t>uid</w:t>
        </w:r>
      </w:ins>
      <w:proofErr w:type="spellEnd"/>
      <w:ins w:id="380" w:author="Буссе Дмитрий Александрович" w:date="2024-06-07T14:34:00Z">
        <w:r w:rsidR="00EC68D0" w:rsidRPr="00D606B6">
          <w:t xml:space="preserve"> </w:t>
        </w:r>
        <w:r w:rsidR="00EC68D0">
          <w:t xml:space="preserve">карты, </w:t>
        </w:r>
        <w:r w:rsidR="00EC68D0">
          <w:lastRenderedPageBreak/>
          <w:t>который система связывает с идентификатором карты и далее с пользователем и предлагает выбрать пользователя, к которому привязана карта.</w:t>
        </w:r>
      </w:ins>
    </w:p>
    <w:p w14:paraId="472808F5" w14:textId="385F9FE1" w:rsidR="00C84C8C" w:rsidRDefault="00D51E95" w:rsidP="00E76DBA">
      <w:pPr>
        <w:pStyle w:val="21"/>
        <w:rPr>
          <w:ins w:id="381" w:author="Буссе Дмитрий Александрович" w:date="2024-04-03T17:02:00Z"/>
        </w:rPr>
      </w:pPr>
      <w:ins w:id="382" w:author="Буссе Дмитрий Александрович" w:date="2024-04-03T16:14:00Z">
        <w:r>
          <w:t xml:space="preserve">На </w:t>
        </w:r>
      </w:ins>
      <w:ins w:id="383" w:author="Буссе Дмитрий Александрович" w:date="2024-04-03T16:22:00Z">
        <w:r w:rsidR="00AE0F7C">
          <w:t xml:space="preserve">экране </w:t>
        </w:r>
      </w:ins>
      <w:ins w:id="384" w:author="Буссе Дмитрий Александрович" w:date="2024-04-03T16:14:00Z">
        <w:r>
          <w:t xml:space="preserve">есть перечень привязанных </w:t>
        </w:r>
      </w:ins>
      <w:r w:rsidR="00FC0323">
        <w:t xml:space="preserve">к пользователю </w:t>
      </w:r>
      <w:ins w:id="385" w:author="Буссе Дмитрий Александрович" w:date="2024-04-03T16:14:00Z">
        <w:r>
          <w:t>карт/идентификаторов.</w:t>
        </w:r>
      </w:ins>
      <w:ins w:id="386" w:author="Буссе Дмитрий Александрович" w:date="2024-04-03T16:19:00Z">
        <w:r w:rsidR="00AE0F7C">
          <w:t xml:space="preserve"> </w:t>
        </w:r>
      </w:ins>
      <w:ins w:id="387" w:author="Буссе Дмитрий Александрович" w:date="2024-04-03T16:32:00Z">
        <w:r w:rsidR="00D62E46">
          <w:t>Каждая строка таблицы содержит: идентификатор карты</w:t>
        </w:r>
      </w:ins>
      <w:ins w:id="388" w:author="Буссе Дмитрий Александрович" w:date="2024-04-03T16:33:00Z">
        <w:r w:rsidR="00B34AF4">
          <w:t xml:space="preserve">, описание карты, </w:t>
        </w:r>
      </w:ins>
      <w:ins w:id="389" w:author="Буссе Дмитрий Александрович" w:date="2024-04-03T16:19:00Z">
        <w:r w:rsidR="00AE0F7C">
          <w:t xml:space="preserve">кнопка отвязки карты. </w:t>
        </w:r>
      </w:ins>
      <w:ins w:id="390" w:author="Буссе Дмитрий Александрович" w:date="2024-04-03T16:14:00Z">
        <w:r>
          <w:t xml:space="preserve"> Кроме карты </w:t>
        </w:r>
      </w:ins>
      <w:ins w:id="391" w:author="Буссе Дмитрий Александрович" w:date="2024-04-03T16:15:00Z">
        <w:r>
          <w:t xml:space="preserve">к водителю всегда привязан электронный идентификатор для авторизации сессии через мобильное приложение </w:t>
        </w:r>
      </w:ins>
      <w:ins w:id="392" w:author="Буссе Дмитрий Александрович" w:date="2024-04-03T16:16:00Z">
        <w:r>
          <w:t>и</w:t>
        </w:r>
      </w:ins>
      <w:ins w:id="393" w:author="Буссе Дмитрий Александрович" w:date="2024-04-03T16:15:00Z">
        <w:r>
          <w:t xml:space="preserve"> сайт</w:t>
        </w:r>
      </w:ins>
      <w:ins w:id="394" w:author="Буссе Дмитрий Александрович" w:date="2024-04-03T16:16:00Z">
        <w:r>
          <w:t>, его нельзя отвязать.</w:t>
        </w:r>
      </w:ins>
      <w:ins w:id="395" w:author="Буссе Дмитрий Александрович" w:date="2024-04-03T16:23:00Z">
        <w:r w:rsidR="00C72AAE">
          <w:t xml:space="preserve"> У списка привязанных карт есть поле ввода </w:t>
        </w:r>
      </w:ins>
      <w:ins w:id="396" w:author="Буссе Дмитрий Александрович" w:date="2024-04-03T16:34:00Z">
        <w:r w:rsidR="00B34AF4">
          <w:t xml:space="preserve">идентификатора карты </w:t>
        </w:r>
      </w:ins>
      <w:ins w:id="397" w:author="Буссе Дмитрий Александрович" w:date="2024-04-03T16:23:00Z">
        <w:r w:rsidR="00C72AAE">
          <w:t>для привязки новой карты к водителю</w:t>
        </w:r>
      </w:ins>
      <w:ins w:id="398" w:author="Буссе Дмитрий Александрович" w:date="2024-04-03T16:34:00Z">
        <w:r w:rsidR="00B34AF4">
          <w:t>.</w:t>
        </w:r>
      </w:ins>
      <w:ins w:id="399" w:author="Буссе Дмитрий Александрович" w:date="2024-04-03T16:23:00Z">
        <w:r w:rsidR="00C72AAE">
          <w:t xml:space="preserve"> </w:t>
        </w:r>
      </w:ins>
      <w:ins w:id="400" w:author="Буссе Дмитрий Александрович" w:date="2024-04-03T16:34:00Z">
        <w:r w:rsidR="00B34AF4">
          <w:t>П</w:t>
        </w:r>
      </w:ins>
      <w:ins w:id="401" w:author="Буссе Дмитрий Александрович" w:date="2024-04-03T16:23:00Z">
        <w:r w:rsidR="00C72AAE">
          <w:t xml:space="preserve">ри вводе динамически проверяется не привязана ли карта к другому водителю. </w:t>
        </w:r>
      </w:ins>
      <w:ins w:id="402" w:author="Буссе Дмитрий Александрович" w:date="2024-04-03T16:24:00Z">
        <w:r w:rsidR="00C72AAE">
          <w:t xml:space="preserve">Около поля ввода </w:t>
        </w:r>
      </w:ins>
      <w:ins w:id="403" w:author="Буссе Дмитрий Александрович" w:date="2024-04-03T16:35:00Z">
        <w:r w:rsidR="00B34AF4">
          <w:t>идентификатора</w:t>
        </w:r>
      </w:ins>
      <w:ins w:id="404" w:author="Буссе Дмитрий Александрович" w:date="2024-04-03T16:24:00Z">
        <w:r w:rsidR="00C72AAE">
          <w:t xml:space="preserve"> новой карты есть кнопка </w:t>
        </w:r>
        <w:r w:rsidR="00C72AAE">
          <w:rPr>
            <w:lang w:val="en-US"/>
          </w:rPr>
          <w:t>QR</w:t>
        </w:r>
        <w:r w:rsidR="00C72AAE" w:rsidRPr="00E76DBA">
          <w:t>-</w:t>
        </w:r>
        <w:r w:rsidR="00C72AAE">
          <w:t>сканера</w:t>
        </w:r>
      </w:ins>
      <w:ins w:id="405" w:author="Буссе Дмитрий Александрович" w:date="2024-06-07T14:35:00Z">
        <w:r w:rsidR="00EC68D0">
          <w:t xml:space="preserve"> для случаев, когда на карте есть </w:t>
        </w:r>
        <w:r w:rsidR="00EC68D0">
          <w:rPr>
            <w:lang w:val="en-US"/>
          </w:rPr>
          <w:t>QR</w:t>
        </w:r>
        <w:r w:rsidR="00EC68D0" w:rsidRPr="00D606B6">
          <w:t>-</w:t>
        </w:r>
        <w:r w:rsidR="00EC68D0">
          <w:t>код с идентификатором карты</w:t>
        </w:r>
      </w:ins>
      <w:ins w:id="406" w:author="Буссе Дмитрий Александрович" w:date="2024-06-07T14:40:00Z">
        <w:r w:rsidR="00F94DFA" w:rsidRPr="00D606B6">
          <w:t xml:space="preserve"> </w:t>
        </w:r>
        <w:proofErr w:type="spellStart"/>
        <w:r w:rsidR="00F94DFA">
          <w:rPr>
            <w:lang w:val="en-US"/>
          </w:rPr>
          <w:t>passkeyID</w:t>
        </w:r>
      </w:ins>
      <w:proofErr w:type="spellEnd"/>
      <w:ins w:id="407" w:author="Буссе Дмитрий Александрович" w:date="2024-04-03T16:24:00Z">
        <w:r w:rsidR="00C72AAE">
          <w:t>.</w:t>
        </w:r>
      </w:ins>
      <w:ins w:id="408" w:author="Буссе Дмитрий Александрович" w:date="2024-04-03T16:52:00Z">
        <w:r w:rsidR="00E6665D" w:rsidRPr="00E76DBA">
          <w:t xml:space="preserve"> </w:t>
        </w:r>
        <w:r w:rsidR="00E6665D">
          <w:t xml:space="preserve">Описание карты можно изменить только после привязки к водителю. </w:t>
        </w:r>
      </w:ins>
      <w:ins w:id="409" w:author="Буссе Дмитрий Александрович" w:date="2024-04-03T16:53:00Z">
        <w:r w:rsidR="00E6665D">
          <w:t>Если карта была отвязана от водителя, ее данные не удаляются</w:t>
        </w:r>
      </w:ins>
      <w:ins w:id="410" w:author="Буссе Дмитрий Александрович" w:date="2024-04-03T17:15:00Z">
        <w:r w:rsidR="003656F8">
          <w:t xml:space="preserve"> </w:t>
        </w:r>
      </w:ins>
      <w:ins w:id="411" w:author="Буссе Дмитрий Александрович" w:date="2024-04-04T17:36:00Z">
        <w:r w:rsidR="003656F8">
          <w:t>из системы для прослеживания ее истории при повторных привязках.</w:t>
        </w:r>
      </w:ins>
    </w:p>
    <w:p w14:paraId="0C794076" w14:textId="0A73249F" w:rsidR="00111687" w:rsidRPr="00AF0ADC" w:rsidRDefault="00111687" w:rsidP="00E76DBA">
      <w:pPr>
        <w:pStyle w:val="21"/>
        <w:rPr>
          <w:ins w:id="412" w:author="Буссе Дмитрий Александрович" w:date="2024-04-03T17:24:00Z"/>
          <w:highlight w:val="cyan"/>
        </w:rPr>
      </w:pPr>
      <w:ins w:id="413" w:author="Буссе Дмитрий Александрович" w:date="2024-04-03T17:02:00Z">
        <w:r w:rsidRPr="00AF0ADC">
          <w:rPr>
            <w:highlight w:val="cyan"/>
          </w:rPr>
          <w:t>На экране есть поле с текущим балансом водителя, его кредитным лимитом. Есть поле для ввода значения на которое изменяется баланс и кнопка подтверждения изменений.</w:t>
        </w:r>
      </w:ins>
      <w:ins w:id="414" w:author="Буссе Дмитрий Александрович" w:date="2024-04-03T17:05:00Z">
        <w:r w:rsidRPr="00AF0ADC">
          <w:rPr>
            <w:highlight w:val="cyan"/>
          </w:rPr>
          <w:t xml:space="preserve"> Есть кнопки быстрого пополнения на 100, 200, 500</w:t>
        </w:r>
      </w:ins>
      <w:ins w:id="415" w:author="Буссе Дмитрий Александрович" w:date="2024-04-03T17:06:00Z">
        <w:r w:rsidRPr="00AF0ADC">
          <w:rPr>
            <w:highlight w:val="cyan"/>
          </w:rPr>
          <w:t xml:space="preserve">, 1000 </w:t>
        </w:r>
        <w:r w:rsidR="00A73480" w:rsidRPr="00AF0ADC">
          <w:rPr>
            <w:highlight w:val="cyan"/>
          </w:rPr>
          <w:t>единиц.</w:t>
        </w:r>
      </w:ins>
      <w:ins w:id="416" w:author="Буссе Дмитрий Александрович" w:date="2024-04-04T11:22:00Z">
        <w:r w:rsidR="00396FD0" w:rsidRPr="00AF0ADC">
          <w:rPr>
            <w:highlight w:val="cyan"/>
          </w:rPr>
          <w:t xml:space="preserve"> </w:t>
        </w:r>
      </w:ins>
      <w:r w:rsidR="00A461A6" w:rsidRPr="00AF0ADC">
        <w:rPr>
          <w:highlight w:val="cyan"/>
        </w:rPr>
        <w:t>Есть кнопка принудительной ручной установки значения баланса.</w:t>
      </w:r>
    </w:p>
    <w:p w14:paraId="78E77645" w14:textId="4284821F" w:rsidR="00546184" w:rsidRDefault="00546184" w:rsidP="00E76DBA">
      <w:pPr>
        <w:pStyle w:val="21"/>
        <w:rPr>
          <w:ins w:id="417" w:author="Буссе Дмитрий Александрович" w:date="2024-04-03T17:24:00Z"/>
        </w:rPr>
      </w:pPr>
      <w:ins w:id="418" w:author="Буссе Дмитрий Александрович" w:date="2024-04-03T17:24:00Z">
        <w:r w:rsidRPr="00AF0ADC">
          <w:rPr>
            <w:highlight w:val="cyan"/>
          </w:rPr>
          <w:t xml:space="preserve">На экране есть </w:t>
        </w:r>
      </w:ins>
      <w:r w:rsidR="00FC0323" w:rsidRPr="00AF0ADC">
        <w:rPr>
          <w:highlight w:val="cyan"/>
        </w:rPr>
        <w:t>вкладка или аккордеон с</w:t>
      </w:r>
      <w:ins w:id="419" w:author="Буссе Дмитрий Александрович" w:date="2024-04-03T17:24:00Z">
        <w:r w:rsidRPr="00AF0ADC">
          <w:rPr>
            <w:highlight w:val="cyan"/>
          </w:rPr>
          <w:t xml:space="preserve"> </w:t>
        </w:r>
      </w:ins>
      <w:r w:rsidR="002977ED" w:rsidRPr="00AF0ADC">
        <w:rPr>
          <w:highlight w:val="cyan"/>
        </w:rPr>
        <w:t xml:space="preserve">сокращенной </w:t>
      </w:r>
      <w:r w:rsidR="00FC0323" w:rsidRPr="00AF0ADC">
        <w:rPr>
          <w:highlight w:val="cyan"/>
        </w:rPr>
        <w:t xml:space="preserve">таблицей </w:t>
      </w:r>
      <w:r w:rsidR="002977ED" w:rsidRPr="00AF0ADC">
        <w:rPr>
          <w:highlight w:val="cyan"/>
        </w:rPr>
        <w:t>из экрана «</w:t>
      </w:r>
      <w:proofErr w:type="spellStart"/>
      <w:r w:rsidR="00FC0323" w:rsidRPr="00AF0ADC">
        <w:rPr>
          <w:highlight w:val="cyan"/>
        </w:rPr>
        <w:t>Биллинг.Итоги</w:t>
      </w:r>
      <w:proofErr w:type="spellEnd"/>
      <w:r w:rsidR="002977ED" w:rsidRPr="00AF0ADC">
        <w:rPr>
          <w:highlight w:val="cyan"/>
        </w:rPr>
        <w:t>»</w:t>
      </w:r>
      <w:r w:rsidR="00FC0323" w:rsidRPr="00AF0ADC">
        <w:rPr>
          <w:highlight w:val="cyan"/>
        </w:rPr>
        <w:t xml:space="preserve"> с примененным фильтром по этому пользователю</w:t>
      </w:r>
      <w:ins w:id="420" w:author="Буссе Дмитрий Александрович" w:date="2024-04-03T17:24:00Z">
        <w:r w:rsidRPr="00AF0ADC">
          <w:rPr>
            <w:highlight w:val="cyan"/>
          </w:rPr>
          <w:t>.</w:t>
        </w:r>
      </w:ins>
      <w:ins w:id="421" w:author="Буссе Дмитрий Александрович" w:date="2024-04-04T14:07:00Z">
        <w:r w:rsidR="00745EAE" w:rsidRPr="00AF0ADC">
          <w:rPr>
            <w:highlight w:val="cyan"/>
          </w:rPr>
          <w:t xml:space="preserve"> </w:t>
        </w:r>
      </w:ins>
      <w:r w:rsidR="002977ED" w:rsidRPr="00AF0ADC">
        <w:rPr>
          <w:highlight w:val="cyan"/>
        </w:rPr>
        <w:t xml:space="preserve">Есть </w:t>
      </w:r>
      <w:proofErr w:type="gramStart"/>
      <w:r w:rsidR="002977ED" w:rsidRPr="00AF0ADC">
        <w:rPr>
          <w:highlight w:val="cyan"/>
        </w:rPr>
        <w:t>кнопка</w:t>
      </w:r>
      <w:proofErr w:type="gramEnd"/>
      <w:r w:rsidR="002977ED" w:rsidRPr="00AF0ADC">
        <w:rPr>
          <w:highlight w:val="cyan"/>
        </w:rPr>
        <w:t xml:space="preserve"> по которой можно выполнить</w:t>
      </w:r>
      <w:ins w:id="422" w:author="Буссе Дмитрий Александрович" w:date="2024-04-04T14:07:00Z">
        <w:r w:rsidR="00745EAE" w:rsidRPr="00AF0ADC">
          <w:rPr>
            <w:highlight w:val="cyan"/>
          </w:rPr>
          <w:t xml:space="preserve"> переход в экран </w:t>
        </w:r>
      </w:ins>
      <w:r w:rsidR="002977ED" w:rsidRPr="00AF0ADC">
        <w:rPr>
          <w:highlight w:val="cyan"/>
        </w:rPr>
        <w:t>«</w:t>
      </w:r>
      <w:proofErr w:type="spellStart"/>
      <w:r w:rsidR="002977ED" w:rsidRPr="00AF0ADC">
        <w:rPr>
          <w:highlight w:val="cyan"/>
        </w:rPr>
        <w:t>Биллинг.Итоги</w:t>
      </w:r>
      <w:proofErr w:type="spellEnd"/>
      <w:r w:rsidR="002977ED" w:rsidRPr="00AF0ADC">
        <w:rPr>
          <w:highlight w:val="cyan"/>
        </w:rPr>
        <w:t>»</w:t>
      </w:r>
      <w:ins w:id="423" w:author="Буссе Дмитрий Александрович" w:date="2024-04-04T14:08:00Z">
        <w:r w:rsidR="00745EAE" w:rsidRPr="00AF0ADC">
          <w:rPr>
            <w:highlight w:val="cyan"/>
          </w:rPr>
          <w:t xml:space="preserve">, при этом к таблице транзакций и начислений </w:t>
        </w:r>
      </w:ins>
      <w:r w:rsidR="002977ED" w:rsidRPr="00AF0ADC">
        <w:rPr>
          <w:highlight w:val="cyan"/>
        </w:rPr>
        <w:t xml:space="preserve">сразу после перехода будет </w:t>
      </w:r>
      <w:ins w:id="424" w:author="Буссе Дмитрий Александрович" w:date="2024-04-04T14:08:00Z">
        <w:r w:rsidR="00745EAE" w:rsidRPr="00AF0ADC">
          <w:rPr>
            <w:highlight w:val="cyan"/>
          </w:rPr>
          <w:t>применен фильтр по выбранному на главном экране пользователю.</w:t>
        </w:r>
        <w:r w:rsidR="00745EAE">
          <w:t xml:space="preserve">  </w:t>
        </w:r>
      </w:ins>
    </w:p>
    <w:p w14:paraId="588659A3" w14:textId="6BBDAB36" w:rsidR="00C37B59" w:rsidRPr="0057046B" w:rsidRDefault="00EF323E" w:rsidP="00E76DBA">
      <w:pPr>
        <w:pStyle w:val="21"/>
        <w:rPr>
          <w:ins w:id="425" w:author="Буссе Дмитрий Александрович" w:date="2024-04-04T11:43:00Z"/>
        </w:rPr>
      </w:pPr>
      <w:r w:rsidRPr="0057046B">
        <w:rPr>
          <w:sz w:val="28"/>
        </w:rPr>
        <w:t>Есть кнопк</w:t>
      </w:r>
      <w:r w:rsidR="00B73C99">
        <w:rPr>
          <w:sz w:val="28"/>
        </w:rPr>
        <w:t>и</w:t>
      </w:r>
      <w:r w:rsidRPr="0057046B">
        <w:rPr>
          <w:sz w:val="28"/>
        </w:rPr>
        <w:t xml:space="preserve"> для быстрого добавления нового пользователя</w:t>
      </w:r>
      <w:r w:rsidR="0057046B" w:rsidRPr="0057046B">
        <w:rPr>
          <w:sz w:val="28"/>
        </w:rPr>
        <w:t xml:space="preserve"> и приглашения его в текущее пространство с полем ввода СМС-кода</w:t>
      </w:r>
      <w:r w:rsidRPr="0057046B">
        <w:rPr>
          <w:sz w:val="28"/>
        </w:rPr>
        <w:t>.</w:t>
      </w:r>
    </w:p>
    <w:p w14:paraId="2157F278" w14:textId="73863107" w:rsidR="00C37B59" w:rsidRPr="00C37B59" w:rsidRDefault="00C37B59" w:rsidP="00FC0323">
      <w:pPr>
        <w:pStyle w:val="21"/>
        <w:ind w:firstLine="0"/>
        <w:rPr>
          <w:ins w:id="426" w:author="Буссе Дмитрий Александрович" w:date="2024-04-03T15:42:00Z"/>
        </w:rPr>
      </w:pPr>
    </w:p>
    <w:p w14:paraId="0F631F8E" w14:textId="77777777" w:rsidR="001C6B1D" w:rsidRPr="009F51FE" w:rsidRDefault="001C6B1D" w:rsidP="00E76DBA">
      <w:pPr>
        <w:pStyle w:val="21"/>
        <w:rPr>
          <w:ins w:id="427" w:author="Буссе Дмитрий Александрович" w:date="2024-04-02T17:40:00Z"/>
        </w:rPr>
      </w:pPr>
    </w:p>
    <w:p w14:paraId="75070F53" w14:textId="351C0AD1" w:rsidR="00887212" w:rsidRDefault="006D254C" w:rsidP="00B333C7">
      <w:pPr>
        <w:pStyle w:val="3"/>
        <w:rPr>
          <w:ins w:id="428" w:author="Буссе Дмитрий Александрович" w:date="2024-04-04T14:18:00Z"/>
        </w:rPr>
      </w:pPr>
      <w:bookmarkStart w:id="429" w:name="_Toc168993507"/>
      <w:ins w:id="430" w:author="Буссе Дмитрий Александрович" w:date="2024-04-04T14:16:00Z">
        <w:r>
          <w:rPr>
            <w:rStyle w:val="34"/>
            <w:lang w:val="en-US"/>
          </w:rPr>
          <w:t>Charge.</w:t>
        </w:r>
      </w:ins>
      <w:bookmarkEnd w:id="429"/>
      <w:r w:rsidR="00B333C7" w:rsidRPr="00B333C7">
        <w:t xml:space="preserve"> </w:t>
      </w:r>
      <w:r w:rsidR="00B333C7" w:rsidRPr="00B333C7">
        <w:rPr>
          <w:rStyle w:val="34"/>
        </w:rPr>
        <w:t>Электрослесарь</w:t>
      </w:r>
      <w:ins w:id="431" w:author="Буссе Дмитрий Александрович" w:date="2024-04-02T17:40:00Z">
        <w:r w:rsidR="000143CA">
          <w:t xml:space="preserve"> </w:t>
        </w:r>
      </w:ins>
      <w:ins w:id="432" w:author="Буссе Дмитрий Александрович" w:date="2024-04-04T11:30:00Z">
        <w:r w:rsidR="007B4E10">
          <w:rPr>
            <w:lang w:val="en-US"/>
          </w:rPr>
          <w:t>(</w:t>
        </w:r>
        <w:r w:rsidR="007B4E10">
          <w:t>готово)</w:t>
        </w:r>
      </w:ins>
    </w:p>
    <w:p w14:paraId="3D53FEDD" w14:textId="78675EED" w:rsidR="00A04BB8" w:rsidRDefault="00A04BB8" w:rsidP="00A04BB8">
      <w:pPr>
        <w:pStyle w:val="21"/>
        <w:rPr>
          <w:ins w:id="433" w:author="Буссе Дмитрий Александрович" w:date="2024-04-04T14:18:00Z"/>
        </w:rPr>
      </w:pPr>
      <w:r>
        <w:t xml:space="preserve">Может запускать и останавливать любые процессы, даже которые были запущены через приложение, не через </w:t>
      </w:r>
      <w:r>
        <w:rPr>
          <w:lang w:val="en-GB"/>
        </w:rPr>
        <w:t>RFID</w:t>
      </w:r>
      <w:r w:rsidRPr="00F27863">
        <w:t>.</w:t>
      </w:r>
    </w:p>
    <w:p w14:paraId="288EF85D" w14:textId="3C0882B8" w:rsidR="00A04BB8" w:rsidRDefault="00A04BB8" w:rsidP="00A04BB8">
      <w:pPr>
        <w:pStyle w:val="21"/>
      </w:pPr>
      <w:r>
        <w:t>Технический специалист – меняет настройки станций, может перезагрузить станцию, включить и выключить ее.</w:t>
      </w:r>
      <w:r w:rsidRPr="00230A5D">
        <w:t xml:space="preserve"> </w:t>
      </w:r>
    </w:p>
    <w:p w14:paraId="30B19ADE" w14:textId="77777777" w:rsidR="00A04BB8" w:rsidRPr="00A04BB8" w:rsidRDefault="00A04BB8" w:rsidP="00A04BB8">
      <w:pPr>
        <w:pStyle w:val="21"/>
        <w:rPr>
          <w:ins w:id="434" w:author="Буссе Дмитрий Александрович" w:date="2024-04-03T10:49:00Z"/>
        </w:rPr>
      </w:pPr>
    </w:p>
    <w:p w14:paraId="10DB73FC" w14:textId="75823C90" w:rsidR="00CF22CB" w:rsidRDefault="000143CA">
      <w:pPr>
        <w:pStyle w:val="21"/>
        <w:rPr>
          <w:ins w:id="435" w:author="Буссе Дмитрий Александрович" w:date="2024-04-04T11:26:00Z"/>
        </w:rPr>
      </w:pPr>
      <w:ins w:id="436" w:author="Буссе Дмитрий Александрович" w:date="2024-04-02T17:40:00Z">
        <w:r>
          <w:t xml:space="preserve"> </w:t>
        </w:r>
      </w:ins>
      <w:ins w:id="437" w:author="Буссе Дмитрий Александрович" w:date="2024-04-03T15:42:00Z">
        <w:r w:rsidR="001C6B1D">
          <w:t>Его функции</w:t>
        </w:r>
      </w:ins>
      <w:ins w:id="438" w:author="Буссе Дмитрий Александрович" w:date="2024-04-04T11:30:00Z">
        <w:r w:rsidR="007B4E10">
          <w:t xml:space="preserve"> по </w:t>
        </w:r>
        <w:proofErr w:type="spellStart"/>
        <w:r w:rsidR="007B4E10">
          <w:rPr>
            <w:lang w:val="en-US"/>
          </w:rPr>
          <w:t>Figma</w:t>
        </w:r>
      </w:ins>
      <w:proofErr w:type="spellEnd"/>
      <w:ins w:id="439" w:author="Буссе Дмитрий Александрович" w:date="2024-04-02T17:40:00Z">
        <w:r>
          <w:t xml:space="preserve">: </w:t>
        </w:r>
      </w:ins>
    </w:p>
    <w:p w14:paraId="78EA0838" w14:textId="3513733C" w:rsidR="00CF22CB" w:rsidRDefault="00CF22CB" w:rsidP="00FC0056">
      <w:pPr>
        <w:pStyle w:val="21"/>
        <w:numPr>
          <w:ilvl w:val="0"/>
          <w:numId w:val="18"/>
        </w:numPr>
        <w:rPr>
          <w:ins w:id="440" w:author="Буссе Дмитрий Александрович" w:date="2024-04-04T11:26:00Z"/>
        </w:rPr>
      </w:pPr>
      <w:ins w:id="441" w:author="Буссе Дмитрий Александрович" w:date="2024-04-04T11:26:00Z">
        <w:r>
          <w:t xml:space="preserve">добавление оборудования </w:t>
        </w:r>
      </w:ins>
      <w:ins w:id="442" w:author="Буссе Дмитрий Александрович" w:date="2024-04-02T17:40:00Z">
        <w:r w:rsidR="000143CA">
          <w:t>автоматизированн</w:t>
        </w:r>
      </w:ins>
      <w:ins w:id="443" w:author="Буссе Дмитрий Александрович" w:date="2024-04-04T11:26:00Z">
        <w:r>
          <w:t>ое</w:t>
        </w:r>
      </w:ins>
      <w:ins w:id="444" w:author="Буссе Дмитрий Александрович" w:date="2024-04-02T17:40:00Z">
        <w:r w:rsidR="000143CA">
          <w:t xml:space="preserve"> (через загрузку </w:t>
        </w:r>
        <w:r w:rsidR="000143CA">
          <w:rPr>
            <w:lang w:val="en-US"/>
          </w:rPr>
          <w:t>CSV</w:t>
        </w:r>
        <w:r w:rsidR="000143CA" w:rsidRPr="008F462E">
          <w:t>-</w:t>
        </w:r>
        <w:r w:rsidR="000143CA">
          <w:t xml:space="preserve">файлов) и ручная привязка </w:t>
        </w:r>
        <w:r>
          <w:t>новых устройств к пространству</w:t>
        </w:r>
      </w:ins>
      <w:ins w:id="445" w:author="Буссе Дмитрий Александрович" w:date="2024-04-04T11:28:00Z">
        <w:r w:rsidRPr="00047CF2">
          <w:t>;</w:t>
        </w:r>
      </w:ins>
    </w:p>
    <w:p w14:paraId="4EE5E2EA" w14:textId="317241F6" w:rsidR="00CF22CB" w:rsidRDefault="000143CA" w:rsidP="00FC0056">
      <w:pPr>
        <w:pStyle w:val="21"/>
        <w:numPr>
          <w:ilvl w:val="0"/>
          <w:numId w:val="18"/>
        </w:numPr>
        <w:rPr>
          <w:ins w:id="446" w:author="Буссе Дмитрий Александрович" w:date="2024-04-04T11:30:00Z"/>
        </w:rPr>
      </w:pPr>
      <w:ins w:id="447" w:author="Буссе Дмитрий Александрович" w:date="2024-04-02T17:40:00Z">
        <w:r>
          <w:t xml:space="preserve">настройка существующих устройств и их </w:t>
        </w:r>
        <w:r w:rsidR="00CF22CB">
          <w:t>групп для балансировки нагрузки;</w:t>
        </w:r>
        <w:r>
          <w:t xml:space="preserve"> </w:t>
        </w:r>
      </w:ins>
    </w:p>
    <w:p w14:paraId="63364D25" w14:textId="1ABDB192" w:rsidR="00CF22CB" w:rsidRDefault="00CF22CB" w:rsidP="00FC0056">
      <w:pPr>
        <w:pStyle w:val="21"/>
        <w:numPr>
          <w:ilvl w:val="0"/>
          <w:numId w:val="18"/>
        </w:numPr>
        <w:rPr>
          <w:ins w:id="448" w:author="Буссе Дмитрий Александрович" w:date="2024-04-04T11:28:00Z"/>
        </w:rPr>
      </w:pPr>
      <w:ins w:id="449" w:author="Буссе Дмитрий Александрович" w:date="2024-04-04T11:27:00Z">
        <w:r>
          <w:t>управление привязками оборудования к пространствам</w:t>
        </w:r>
      </w:ins>
      <w:ins w:id="450" w:author="Буссе Дмитрий Александрович" w:date="2024-04-04T11:28:00Z">
        <w:r w:rsidRPr="00047CF2">
          <w:t>;</w:t>
        </w:r>
      </w:ins>
    </w:p>
    <w:p w14:paraId="7A51FA63" w14:textId="00C746CF" w:rsidR="007B4E10" w:rsidRDefault="007B4E10" w:rsidP="00FC0056">
      <w:pPr>
        <w:pStyle w:val="21"/>
        <w:numPr>
          <w:ilvl w:val="0"/>
          <w:numId w:val="18"/>
        </w:numPr>
        <w:rPr>
          <w:ins w:id="451" w:author="Буссе Дмитрий Александрович" w:date="2024-04-04T11:27:00Z"/>
        </w:rPr>
      </w:pPr>
      <w:ins w:id="452" w:author="Буссе Дмитрий Александрович" w:date="2024-04-04T11:28:00Z">
        <w:r>
          <w:t>управление тегами оборудования</w:t>
        </w:r>
      </w:ins>
      <w:ins w:id="453" w:author="Буссе Дмитрий Александрович" w:date="2024-04-04T11:31:00Z">
        <w:r>
          <w:rPr>
            <w:lang w:val="en-US"/>
          </w:rPr>
          <w:t>;</w:t>
        </w:r>
      </w:ins>
    </w:p>
    <w:p w14:paraId="7A4438A9" w14:textId="77F42639" w:rsidR="007B4E10" w:rsidRDefault="007B4E10" w:rsidP="00FC0056">
      <w:pPr>
        <w:pStyle w:val="21"/>
        <w:numPr>
          <w:ilvl w:val="0"/>
          <w:numId w:val="18"/>
        </w:numPr>
        <w:rPr>
          <w:ins w:id="454" w:author="Буссе Дмитрий Александрович" w:date="2024-04-04T11:30:00Z"/>
        </w:rPr>
      </w:pPr>
      <w:ins w:id="455" w:author="Буссе Дмитрий Александрович" w:date="2024-04-04T11:30:00Z">
        <w:r>
          <w:t>управление инцидентами</w:t>
        </w:r>
      </w:ins>
      <w:ins w:id="456" w:author="Буссе Дмитрий Александрович" w:date="2024-04-04T11:31:00Z">
        <w:r>
          <w:rPr>
            <w:lang w:val="en-US"/>
          </w:rPr>
          <w:t>;</w:t>
        </w:r>
      </w:ins>
    </w:p>
    <w:p w14:paraId="47DF800D" w14:textId="379A26B2" w:rsidR="009D76C2" w:rsidRPr="009D76C2" w:rsidRDefault="009D76C2" w:rsidP="00FC0056">
      <w:pPr>
        <w:pStyle w:val="a7"/>
        <w:numPr>
          <w:ilvl w:val="0"/>
          <w:numId w:val="18"/>
        </w:numPr>
        <w:rPr>
          <w:ins w:id="457" w:author="Буссе Дмитрий Александрович" w:date="2024-04-04T11:26:00Z"/>
        </w:rPr>
      </w:pPr>
      <w:ins w:id="458" w:author="Буссе Дмитрий Александрович" w:date="2024-04-04T18:16:00Z">
        <w:r w:rsidRPr="009D76C2">
          <w:rPr>
            <w:rFonts w:ascii="Times New Roman" w:eastAsia="Arial" w:hAnsi="Times New Roman" w:cs="Times New Roman"/>
            <w:sz w:val="24"/>
            <w:szCs w:val="24"/>
            <w:lang w:eastAsia="ja-JP"/>
          </w:rPr>
          <w:t>полностью определяет доступность зарядных станций для eMSP по протоколам OCPP и OCPI.</w:t>
        </w:r>
      </w:ins>
    </w:p>
    <w:p w14:paraId="2F637C68" w14:textId="1EB7F9DE" w:rsidR="000143CA" w:rsidRDefault="00CF22CB">
      <w:pPr>
        <w:pStyle w:val="21"/>
        <w:rPr>
          <w:ins w:id="459" w:author="Буссе Дмитрий Александрович" w:date="2024-04-02T17:40:00Z"/>
        </w:rPr>
      </w:pPr>
      <w:ins w:id="460" w:author="Буссе Дмитрий Александрович" w:date="2024-04-04T11:27:00Z">
        <w:r>
          <w:t>Н</w:t>
        </w:r>
      </w:ins>
      <w:ins w:id="461" w:author="Буссе Дмитрий Александрович" w:date="2024-04-02T17:40:00Z">
        <w:r w:rsidR="000143CA">
          <w:t>е имеет возможности управлять привилегиями пользователей в пространстве, суть – специалист по оборудованию</w:t>
        </w:r>
        <w:r w:rsidR="000143CA" w:rsidRPr="00671132">
          <w:t>;</w:t>
        </w:r>
        <w:r w:rsidR="000143CA">
          <w:t xml:space="preserve"> </w:t>
        </w:r>
      </w:ins>
    </w:p>
    <w:p w14:paraId="1C98B7A7" w14:textId="2E40156E" w:rsidR="000143CA" w:rsidRPr="00047CF2" w:rsidRDefault="000143CA" w:rsidP="005566BF">
      <w:pPr>
        <w:pStyle w:val="3"/>
        <w:rPr>
          <w:ins w:id="462" w:author="Буссе Дмитрий Александрович" w:date="2024-04-02T17:39:00Z"/>
          <w:rStyle w:val="34"/>
        </w:rPr>
      </w:pPr>
      <w:bookmarkStart w:id="463" w:name="_Toc168993508"/>
      <w:proofErr w:type="spellStart"/>
      <w:ins w:id="464" w:author="Буссе Дмитрий Александрович" w:date="2024-04-02T17:39:00Z">
        <w:r w:rsidRPr="00047CF2">
          <w:rPr>
            <w:rStyle w:val="34"/>
          </w:rPr>
          <w:t>Charge</w:t>
        </w:r>
      </w:ins>
      <w:ins w:id="465" w:author="Буссе Дмитрий Александрович" w:date="2024-04-03T15:03:00Z">
        <w:r w:rsidR="007032EE" w:rsidRPr="00047CF2">
          <w:rPr>
            <w:rStyle w:val="34"/>
          </w:rPr>
          <w:t>.</w:t>
        </w:r>
      </w:ins>
      <w:ins w:id="466" w:author="Буссе Дмитрий Александрович" w:date="2024-04-02T17:39:00Z">
        <w:r w:rsidRPr="00047CF2">
          <w:rPr>
            <w:rStyle w:val="34"/>
          </w:rPr>
          <w:t>Водитель</w:t>
        </w:r>
      </w:ins>
      <w:proofErr w:type="spellEnd"/>
      <w:ins w:id="467" w:author="Буссе Дмитрий Александрович" w:date="2024-04-03T13:09:00Z">
        <w:r w:rsidR="005F58AB" w:rsidRPr="00047CF2">
          <w:rPr>
            <w:rStyle w:val="34"/>
          </w:rPr>
          <w:t xml:space="preserve"> (готово)</w:t>
        </w:r>
      </w:ins>
      <w:bookmarkEnd w:id="463"/>
    </w:p>
    <w:p w14:paraId="410FB60D" w14:textId="608B40F8" w:rsidR="00786910" w:rsidRDefault="00786910" w:rsidP="000143CA">
      <w:pPr>
        <w:pStyle w:val="21"/>
        <w:rPr>
          <w:ins w:id="468" w:author="Буссе Дмитрий Александрович" w:date="2024-04-03T10:55:00Z"/>
        </w:rPr>
      </w:pPr>
      <w:ins w:id="469" w:author="Буссе Дмитрий Александрович" w:date="2024-04-03T10:55:00Z">
        <w:r>
          <w:t xml:space="preserve">Владелец электромобиля </w:t>
        </w:r>
        <w:r w:rsidRPr="00786910">
          <w:t xml:space="preserve">– имеет доступ к странице с выгрузкой отчетов, значением его текущего баланса, панелью управления (либо только с мониторингом) его зарядной сессией </w:t>
        </w:r>
        <w:r w:rsidRPr="00786910">
          <w:lastRenderedPageBreak/>
          <w:t>и текущим тарифом по активной сессии, может выгружать отчеты только для своего аккаунта, видит состояние зарядных станций, открытых на просмотр «для всех».</w:t>
        </w:r>
      </w:ins>
      <w:ins w:id="470" w:author="Буссе Дмитрий Александрович" w:date="2024-06-07T11:02:00Z">
        <w:r w:rsidR="00047CF2">
          <w:t xml:space="preserve"> Обязательно где-то в постоянно видном месте видит индикатор, который </w:t>
        </w:r>
        <w:proofErr w:type="gramStart"/>
        <w:r w:rsidR="00047CF2">
          <w:t>показывает</w:t>
        </w:r>
        <w:proofErr w:type="gramEnd"/>
        <w:r w:rsidR="00047CF2">
          <w:t xml:space="preserve"> что у него есть активные зарядные сессии и по щелчку на этом индикаторе можно перейти к управлению активной зарядной сессией.</w:t>
        </w:r>
      </w:ins>
    </w:p>
    <w:p w14:paraId="286EA3DA" w14:textId="77777777" w:rsidR="00786910" w:rsidRPr="000E60FF" w:rsidRDefault="00786910" w:rsidP="00047CF2">
      <w:pPr>
        <w:pStyle w:val="21"/>
        <w:ind w:firstLine="0"/>
        <w:rPr>
          <w:ins w:id="471" w:author="Буссе Дмитрий Александрович" w:date="2024-04-02T17:39:00Z"/>
        </w:rPr>
      </w:pPr>
    </w:p>
    <w:p w14:paraId="50ACF859" w14:textId="77777777" w:rsidR="000143CA" w:rsidRPr="000E60FF" w:rsidRDefault="000143CA" w:rsidP="00047CF2">
      <w:pPr>
        <w:rPr>
          <w:ins w:id="472" w:author="Буссе Дмитрий Александрович" w:date="2024-04-02T17:39:00Z"/>
        </w:rPr>
      </w:pPr>
      <w:ins w:id="473" w:author="Буссе Дмитрий Александрович" w:date="2024-04-02T17:39:00Z">
        <w:r w:rsidRPr="000E60FF">
          <w:t>Главный экран.</w:t>
        </w:r>
      </w:ins>
    </w:p>
    <w:p w14:paraId="16C06000" w14:textId="77777777" w:rsidR="000143CA" w:rsidRDefault="000143CA" w:rsidP="000143CA">
      <w:pPr>
        <w:pStyle w:val="21"/>
        <w:rPr>
          <w:ins w:id="474" w:author="Буссе Дмитрий Александрович" w:date="2024-04-02T17:39:00Z"/>
        </w:rPr>
      </w:pPr>
      <w:ins w:id="475" w:author="Буссе Дмитрий Александрович" w:date="2024-04-02T17:39:00Z">
        <w:r>
          <w:t>Приоритетно адаптирован под мобильный браузер, под браузер ПК адаптирован по остаточному принципу:</w:t>
        </w:r>
      </w:ins>
    </w:p>
    <w:p w14:paraId="6D2FA887" w14:textId="50A9279E" w:rsidR="000143CA" w:rsidRPr="000E60FF" w:rsidRDefault="000143CA" w:rsidP="00FC0056">
      <w:pPr>
        <w:pStyle w:val="21"/>
        <w:numPr>
          <w:ilvl w:val="0"/>
          <w:numId w:val="15"/>
        </w:numPr>
        <w:rPr>
          <w:ins w:id="476" w:author="Буссе Дмитрий Александрович" w:date="2024-04-02T17:39:00Z"/>
        </w:rPr>
      </w:pPr>
      <w:ins w:id="477" w:author="Буссе Дмитрий Александрович" w:date="2024-04-02T17:39:00Z">
        <w:r>
          <w:t xml:space="preserve">содержит карту со станциями, кнопкой </w:t>
        </w:r>
        <w:r>
          <w:rPr>
            <w:lang w:val="en-US"/>
          </w:rPr>
          <w:t>QR</w:t>
        </w:r>
        <w:r w:rsidRPr="000E60FF">
          <w:t>-</w:t>
        </w:r>
        <w:r>
          <w:t xml:space="preserve">сканера + поле для быстрого ввода </w:t>
        </w:r>
        <w:r>
          <w:rPr>
            <w:lang w:val="en-US"/>
          </w:rPr>
          <w:t>ID</w:t>
        </w:r>
        <w:r w:rsidRPr="000E60FF">
          <w:t xml:space="preserve"> </w:t>
        </w:r>
        <w:r>
          <w:t xml:space="preserve">станции вручную (поле предлагает </w:t>
        </w:r>
        <w:proofErr w:type="spellStart"/>
        <w:r>
          <w:t>автозавершение</w:t>
        </w:r>
        <w:proofErr w:type="spellEnd"/>
        <w:r>
          <w:t xml:space="preserve"> и список с вариантами ввода если по введенным пользователем символам из базы доступных станций можно подобрать 3 штуки или менее)</w:t>
        </w:r>
        <w:r w:rsidRPr="000E60FF">
          <w:t>;</w:t>
        </w:r>
      </w:ins>
      <w:ins w:id="478" w:author="Буссе Дмитрий Александрович" w:date="2024-06-07T11:04:00Z">
        <w:r w:rsidR="00047CF2">
          <w:t xml:space="preserve"> в текущем варианте дизайна от Дмитрия </w:t>
        </w:r>
        <w:r w:rsidR="00047CF2">
          <w:rPr>
            <w:lang w:val="en-US"/>
          </w:rPr>
          <w:t>QR</w:t>
        </w:r>
        <w:r w:rsidR="00047CF2" w:rsidRPr="00047CF2">
          <w:rPr>
            <w:rPrChange w:id="479" w:author="Буссе Дмитрий Александрович" w:date="2024-06-07T11:04:00Z">
              <w:rPr>
                <w:lang w:val="en-US"/>
              </w:rPr>
            </w:rPrChange>
          </w:rPr>
          <w:t>-</w:t>
        </w:r>
        <w:r w:rsidR="00047CF2">
          <w:t>сканер можно прикрепить к блоку фильтра станций.</w:t>
        </w:r>
      </w:ins>
    </w:p>
    <w:p w14:paraId="58613CA7" w14:textId="3DB43A0F" w:rsidR="000143CA" w:rsidRDefault="000143CA" w:rsidP="00FC0056">
      <w:pPr>
        <w:pStyle w:val="21"/>
        <w:numPr>
          <w:ilvl w:val="0"/>
          <w:numId w:val="15"/>
        </w:numPr>
        <w:rPr>
          <w:ins w:id="480" w:author="Буссе Дмитрий Александрович" w:date="2024-04-02T17:39:00Z"/>
        </w:rPr>
      </w:pPr>
      <w:ins w:id="481" w:author="Буссе Дмитрий Александрович" w:date="2024-04-02T17:39:00Z">
        <w:r>
          <w:t xml:space="preserve">по клику на значке на карте, по введенному номеру станции (руками или сканером) открывается </w:t>
        </w:r>
      </w:ins>
      <w:ins w:id="482" w:author="Буссе Дмитрий Александрович" w:date="2024-04-03T11:15:00Z">
        <w:r w:rsidR="00304F3A" w:rsidRPr="00304F3A">
          <w:rPr>
            <w:i/>
            <w:rPrChange w:id="483" w:author="Буссе Дмитрий Александрович" w:date="2024-04-03T11:15:00Z">
              <w:rPr/>
            </w:rPrChange>
          </w:rPr>
          <w:t>плитка</w:t>
        </w:r>
        <w:r w:rsidR="00304F3A">
          <w:t xml:space="preserve"> </w:t>
        </w:r>
        <w:r w:rsidR="00304F3A">
          <w:rPr>
            <w:i/>
          </w:rPr>
          <w:t>станции</w:t>
        </w:r>
      </w:ins>
      <w:ins w:id="484" w:author="Буссе Дмитрий Александрович" w:date="2024-04-02T17:39:00Z">
        <w:r w:rsidRPr="000E60FF">
          <w:t>;</w:t>
        </w:r>
      </w:ins>
    </w:p>
    <w:p w14:paraId="2560A504" w14:textId="77777777" w:rsidR="000143CA" w:rsidRDefault="000143CA" w:rsidP="00FC0056">
      <w:pPr>
        <w:pStyle w:val="21"/>
        <w:numPr>
          <w:ilvl w:val="0"/>
          <w:numId w:val="15"/>
        </w:numPr>
        <w:rPr>
          <w:ins w:id="485" w:author="Буссе Дмитрий Александрович" w:date="2024-04-02T17:39:00Z"/>
        </w:rPr>
      </w:pPr>
      <w:ins w:id="486" w:author="Буссе Дмитрий Александрович" w:date="2024-04-02T17:39:00Z">
        <w:r>
          <w:t>отображает счет, значок уведомлений, значок профиля пользователя.</w:t>
        </w:r>
      </w:ins>
    </w:p>
    <w:p w14:paraId="07A755D6" w14:textId="77777777" w:rsidR="000143CA" w:rsidRPr="000E60FF" w:rsidRDefault="000143CA" w:rsidP="00FC0056">
      <w:pPr>
        <w:pStyle w:val="21"/>
        <w:numPr>
          <w:ilvl w:val="0"/>
          <w:numId w:val="15"/>
        </w:numPr>
        <w:rPr>
          <w:ins w:id="487" w:author="Буссе Дмитрий Александрович" w:date="2024-04-02T17:39:00Z"/>
        </w:rPr>
      </w:pPr>
      <w:ins w:id="488" w:author="Буссе Дмитрий Александрович" w:date="2024-04-02T17:39:00Z">
        <w:r>
          <w:t>Отображает кнопку/значок «Избранное»</w:t>
        </w:r>
      </w:ins>
    </w:p>
    <w:p w14:paraId="39949BE1" w14:textId="750AF37D" w:rsidR="000143CA" w:rsidRPr="000E60FF" w:rsidRDefault="00304F3A">
      <w:pPr>
        <w:rPr>
          <w:ins w:id="489" w:author="Буссе Дмитрий Александрович" w:date="2024-04-02T17:39:00Z"/>
        </w:rPr>
      </w:pPr>
      <w:ins w:id="490" w:author="Буссе Дмитрий Александрович" w:date="2024-04-03T11:14:00Z">
        <w:r>
          <w:t>Плитка</w:t>
        </w:r>
      </w:ins>
      <w:ins w:id="491" w:author="Буссе Дмитрий Александрович" w:date="2024-06-07T11:05:00Z">
        <w:r w:rsidR="00823EFE">
          <w:t>(карточка)</w:t>
        </w:r>
      </w:ins>
      <w:ins w:id="492" w:author="Буссе Дмитрий Александрович" w:date="2024-04-02T17:39:00Z">
        <w:r w:rsidR="000143CA" w:rsidRPr="000E60FF">
          <w:t xml:space="preserve"> станци</w:t>
        </w:r>
      </w:ins>
      <w:ins w:id="493" w:author="Буссе Дмитрий Александрович" w:date="2024-04-03T11:15:00Z">
        <w:r>
          <w:t>и</w:t>
        </w:r>
      </w:ins>
      <w:ins w:id="494" w:author="Буссе Дмитрий Александрович" w:date="2024-04-02T17:39:00Z">
        <w:r w:rsidR="000143CA" w:rsidRPr="000E60FF">
          <w:t>.</w:t>
        </w:r>
      </w:ins>
    </w:p>
    <w:p w14:paraId="152CD5DE" w14:textId="77845645" w:rsidR="000143CA" w:rsidRDefault="00535B3A" w:rsidP="000143CA">
      <w:pPr>
        <w:pStyle w:val="21"/>
        <w:rPr>
          <w:ins w:id="495" w:author="Буссе Дмитрий Александрович" w:date="2024-04-02T17:39:00Z"/>
        </w:rPr>
      </w:pPr>
      <w:ins w:id="496" w:author="Буссе Дмитрий Александрович" w:date="2024-04-03T11:19:00Z">
        <w:r>
          <w:t>Плитка</w:t>
        </w:r>
      </w:ins>
      <w:ins w:id="497" w:author="Буссе Дмитрий Александрович" w:date="2024-04-03T13:06:00Z">
        <w:r w:rsidR="005F58AB">
          <w:t xml:space="preserve"> или всплывающее окно</w:t>
        </w:r>
      </w:ins>
      <w:ins w:id="498" w:author="Буссе Дмитрий Александрович" w:date="2024-04-03T11:19:00Z">
        <w:r>
          <w:t xml:space="preserve">. </w:t>
        </w:r>
      </w:ins>
      <w:ins w:id="499" w:author="Буссе Дмитрий Александрович" w:date="2024-04-02T17:39:00Z">
        <w:r w:rsidR="000143CA">
          <w:t>Отображается</w:t>
        </w:r>
      </w:ins>
      <w:ins w:id="500" w:author="Буссе Дмитрий Александрович" w:date="2024-04-03T11:14:00Z">
        <w:r w:rsidR="00304F3A">
          <w:t xml:space="preserve"> над картой</w:t>
        </w:r>
      </w:ins>
      <w:ins w:id="501" w:author="Буссе Дмитрий Александрович" w:date="2024-04-02T17:39:00Z">
        <w:r w:rsidR="000143CA">
          <w:t>:</w:t>
        </w:r>
      </w:ins>
    </w:p>
    <w:p w14:paraId="741551EE" w14:textId="77777777" w:rsidR="000143CA" w:rsidRDefault="000143CA" w:rsidP="000143CA">
      <w:pPr>
        <w:pStyle w:val="21"/>
        <w:rPr>
          <w:ins w:id="502" w:author="Буссе Дмитрий Александрович" w:date="2024-04-02T17:39:00Z"/>
        </w:rPr>
      </w:pPr>
      <w:ins w:id="503" w:author="Буссе Дмитрий Александрович" w:date="2024-04-02T17:39:00Z">
        <w:r>
          <w:t>- реквизиты (номер, описание</w:t>
        </w:r>
        <w:r w:rsidRPr="00535B3A">
          <w:rPr>
            <w:rPrChange w:id="504" w:author="Буссе Дмитрий Александрович" w:date="2024-04-03T11:19:00Z">
              <w:rPr>
                <w:lang w:val="en-US"/>
              </w:rPr>
            </w:rPrChange>
          </w:rPr>
          <w:t xml:space="preserve"> </w:t>
        </w:r>
        <w:r>
          <w:t>расположения)</w:t>
        </w:r>
      </w:ins>
    </w:p>
    <w:p w14:paraId="70F4FEB6" w14:textId="77777777" w:rsidR="000143CA" w:rsidRDefault="000143CA" w:rsidP="000143CA">
      <w:pPr>
        <w:pStyle w:val="21"/>
        <w:rPr>
          <w:ins w:id="505" w:author="Буссе Дмитрий Александрович" w:date="2024-04-02T17:39:00Z"/>
        </w:rPr>
      </w:pPr>
      <w:ins w:id="506" w:author="Буссе Дмитрий Александрович" w:date="2024-04-02T17:39:00Z">
        <w:r>
          <w:t>- доступные тарифы на зарядку с возможностью выбрать</w:t>
        </w:r>
      </w:ins>
    </w:p>
    <w:p w14:paraId="01DC71A6" w14:textId="77777777" w:rsidR="000143CA" w:rsidRDefault="000143CA" w:rsidP="000143CA">
      <w:pPr>
        <w:pStyle w:val="21"/>
        <w:rPr>
          <w:ins w:id="507" w:author="Буссе Дмитрий Александрович" w:date="2024-04-02T17:39:00Z"/>
        </w:rPr>
      </w:pPr>
      <w:ins w:id="508" w:author="Буссе Дмитрий Александрович" w:date="2024-04-02T17:39:00Z">
        <w:r>
          <w:t>- доступные коннекторы с возможностью выбрать и начать зарядку</w:t>
        </w:r>
      </w:ins>
    </w:p>
    <w:p w14:paraId="0100A594" w14:textId="77777777" w:rsidR="000143CA" w:rsidRDefault="000143CA" w:rsidP="000143CA">
      <w:pPr>
        <w:pStyle w:val="21"/>
        <w:rPr>
          <w:ins w:id="509" w:author="Буссе Дмитрий Александрович" w:date="2024-04-02T17:39:00Z"/>
        </w:rPr>
      </w:pPr>
      <w:ins w:id="510" w:author="Буссе Дмитрий Александрович" w:date="2024-04-02T17:39:00Z">
        <w:r>
          <w:t>- переключатель «добавить/удалить в избранное»</w:t>
        </w:r>
      </w:ins>
    </w:p>
    <w:p w14:paraId="10DCE20F" w14:textId="1DF253F0" w:rsidR="000143CA" w:rsidRDefault="000143CA" w:rsidP="000143CA">
      <w:pPr>
        <w:pStyle w:val="21"/>
        <w:rPr>
          <w:ins w:id="511" w:author="Буссе Дмитрий Александрович" w:date="2024-04-03T11:15:00Z"/>
        </w:rPr>
      </w:pPr>
      <w:ins w:id="512" w:author="Буссе Дмитрий Александрович" w:date="2024-04-02T17:39:00Z">
        <w:r>
          <w:t>- значок деталей</w:t>
        </w:r>
      </w:ins>
    </w:p>
    <w:p w14:paraId="748AEAD6" w14:textId="6C6B4D4B" w:rsidR="00304F3A" w:rsidRDefault="00304F3A" w:rsidP="000143CA">
      <w:pPr>
        <w:pStyle w:val="21"/>
        <w:rPr>
          <w:ins w:id="513" w:author="Буссе Дмитрий Александрович" w:date="2024-04-04T11:32:00Z"/>
        </w:rPr>
      </w:pPr>
      <w:ins w:id="514" w:author="Буссе Дмитрий Александрович" w:date="2024-04-03T11:15:00Z">
        <w:r>
          <w:t xml:space="preserve">- кнопка </w:t>
        </w:r>
      </w:ins>
      <w:ins w:id="515" w:author="Буссе Дмитрий Александрович" w:date="2024-04-03T11:21:00Z">
        <w:r w:rsidR="00535B3A">
          <w:t>старта зарядки</w:t>
        </w:r>
      </w:ins>
    </w:p>
    <w:p w14:paraId="6B8133E6" w14:textId="3135F827" w:rsidR="007B4E10" w:rsidRPr="007B4E10" w:rsidRDefault="007B4E10" w:rsidP="000143CA">
      <w:pPr>
        <w:pStyle w:val="21"/>
        <w:rPr>
          <w:ins w:id="516" w:author="Буссе Дмитрий Александрович" w:date="2024-04-03T11:14:00Z"/>
        </w:rPr>
      </w:pPr>
      <w:ins w:id="517" w:author="Буссе Дмитрий Александрович" w:date="2024-04-04T11:32:00Z">
        <w:r w:rsidRPr="00823EFE">
          <w:t xml:space="preserve">- </w:t>
        </w:r>
        <w:r>
          <w:t>кнопка сообщения об ошибке станции (</w:t>
        </w:r>
      </w:ins>
      <w:ins w:id="518" w:author="Буссе Дмитрий Александрович" w:date="2024-04-04T11:35:00Z">
        <w:r w:rsidR="005C2BBB">
          <w:t>открывает новый</w:t>
        </w:r>
      </w:ins>
      <w:ins w:id="519" w:author="Буссе Дмитрий Александрович" w:date="2024-04-04T11:32:00Z">
        <w:r>
          <w:t xml:space="preserve"> </w:t>
        </w:r>
      </w:ins>
      <w:ins w:id="520" w:author="Буссе Дмитрий Александрович" w:date="2024-04-04T11:34:00Z">
        <w:r w:rsidR="005C2BBB">
          <w:t xml:space="preserve">инцидент по станции и </w:t>
        </w:r>
      </w:ins>
      <w:ins w:id="521" w:author="Буссе Дмитрий Александрович" w:date="2024-04-04T11:32:00Z">
        <w:r>
          <w:t xml:space="preserve">некое </w:t>
        </w:r>
      </w:ins>
      <w:ins w:id="522" w:author="Буссе Дмитрий Александрович" w:date="2024-04-04T11:33:00Z">
        <w:r w:rsidR="005C2BBB">
          <w:t xml:space="preserve">минимальное </w:t>
        </w:r>
      </w:ins>
      <w:ins w:id="523" w:author="Буссе Дмитрий Александрович" w:date="2024-04-04T11:32:00Z">
        <w:r>
          <w:t xml:space="preserve">сообщение в техподдержку с </w:t>
        </w:r>
      </w:ins>
      <w:ins w:id="524" w:author="Буссе Дмитрий Александрович" w:date="2024-04-04T11:33:00Z">
        <w:r>
          <w:t>идентификатором оборудования</w:t>
        </w:r>
      </w:ins>
      <w:ins w:id="525" w:author="Буссе Дмитрий Александрович" w:date="2024-04-04T11:34:00Z">
        <w:r w:rsidR="005C2BBB">
          <w:t>, инцидента,</w:t>
        </w:r>
      </w:ins>
      <w:ins w:id="526" w:author="Буссе Дмитрий Александрович" w:date="2024-04-04T11:35:00Z">
        <w:r w:rsidR="005C2BBB">
          <w:t xml:space="preserve"> клиента</w:t>
        </w:r>
      </w:ins>
      <w:ins w:id="527" w:author="Буссе Дмитрий Александрович" w:date="2024-04-04T11:36:00Z">
        <w:r w:rsidR="005C2BBB">
          <w:t>,</w:t>
        </w:r>
      </w:ins>
      <w:ins w:id="528" w:author="Буссе Дмитрий Александрович" w:date="2024-04-04T11:33:00Z">
        <w:r>
          <w:t xml:space="preserve"> датой-временем</w:t>
        </w:r>
        <w:r w:rsidR="005C2BBB">
          <w:t>. Все необходимые детали техподдержка выясняет при контакте с клиентом</w:t>
        </w:r>
      </w:ins>
      <w:ins w:id="529" w:author="Буссе Дмитрий Александрович" w:date="2024-04-04T11:34:00Z">
        <w:r w:rsidR="005C2BBB">
          <w:t xml:space="preserve"> и делает записи в контексте открытого инцидента)</w:t>
        </w:r>
      </w:ins>
    </w:p>
    <w:p w14:paraId="32798CC8" w14:textId="0C118BED" w:rsidR="00535B3A" w:rsidRPr="0042246D" w:rsidRDefault="005F58AB" w:rsidP="00823EFE">
      <w:pPr>
        <w:rPr>
          <w:ins w:id="530" w:author="Буссе Дмитрий Александрович" w:date="2024-04-03T11:19:00Z"/>
        </w:rPr>
      </w:pPr>
      <w:ins w:id="531" w:author="Буссе Дмитрий Александрович" w:date="2024-04-03T13:07:00Z">
        <w:r>
          <w:t xml:space="preserve"> </w:t>
        </w:r>
      </w:ins>
      <w:ins w:id="532" w:author="Буссе Дмитрий Александрович" w:date="2024-04-03T11:19:00Z">
        <w:r w:rsidR="00535B3A" w:rsidRPr="0042246D">
          <w:t>Детали станции</w:t>
        </w:r>
      </w:ins>
    </w:p>
    <w:p w14:paraId="7C1A9790" w14:textId="0674EC2B" w:rsidR="00535B3A" w:rsidRDefault="005F58AB" w:rsidP="00535B3A">
      <w:pPr>
        <w:pStyle w:val="21"/>
        <w:rPr>
          <w:ins w:id="533" w:author="Буссе Дмитрий Александрович" w:date="2024-04-03T11:19:00Z"/>
        </w:rPr>
      </w:pPr>
      <w:ins w:id="534" w:author="Буссе Дмитрий Александрович" w:date="2024-04-03T13:07:00Z">
        <w:r>
          <w:t xml:space="preserve">Вкладка </w:t>
        </w:r>
      </w:ins>
      <w:ins w:id="535" w:author="Буссе Дмитрий Александрович" w:date="2024-04-03T13:08:00Z">
        <w:r>
          <w:t xml:space="preserve">плитки станции </w:t>
        </w:r>
      </w:ins>
      <w:ins w:id="536" w:author="Буссе Дмитрий Александрович" w:date="2024-04-03T13:07:00Z">
        <w:r>
          <w:t>или всплывающее окно</w:t>
        </w:r>
      </w:ins>
      <w:ins w:id="537" w:author="Буссе Дмитрий Александрович" w:date="2024-04-03T11:19:00Z">
        <w:r w:rsidR="00535B3A">
          <w:t>. Отображается:</w:t>
        </w:r>
      </w:ins>
    </w:p>
    <w:p w14:paraId="23357762" w14:textId="77777777" w:rsidR="00535B3A" w:rsidRDefault="00535B3A" w:rsidP="00535B3A">
      <w:pPr>
        <w:pStyle w:val="21"/>
        <w:rPr>
          <w:ins w:id="538" w:author="Буссе Дмитрий Александрович" w:date="2024-04-03T11:19:00Z"/>
        </w:rPr>
      </w:pPr>
      <w:ins w:id="539" w:author="Буссе Дмитрий Александрович" w:date="2024-04-03T11:19:00Z">
        <w:r>
          <w:t>- все реквизиты станции</w:t>
        </w:r>
        <w:r w:rsidRPr="000E60FF">
          <w:t xml:space="preserve">: </w:t>
        </w:r>
        <w:r>
          <w:t>идентификатор, описание, описание места расположения, фото места установки, видеопоток.</w:t>
        </w:r>
      </w:ins>
    </w:p>
    <w:p w14:paraId="5531BF0B" w14:textId="231FAF6B" w:rsidR="00535B3A" w:rsidRDefault="00535B3A" w:rsidP="00535B3A">
      <w:pPr>
        <w:pStyle w:val="21"/>
        <w:rPr>
          <w:ins w:id="540" w:author="Буссе Дмитрий Александрович" w:date="2024-04-03T11:19:00Z"/>
        </w:rPr>
      </w:pPr>
      <w:ins w:id="541" w:author="Буссе Дмитрий Александрович" w:date="2024-04-03T11:19:00Z">
        <w:r>
          <w:t>- переключатель добавления в избранное</w:t>
        </w:r>
      </w:ins>
    </w:p>
    <w:p w14:paraId="119970D8" w14:textId="3F90FD16" w:rsidR="00535B3A" w:rsidRDefault="00535B3A" w:rsidP="00823EFE">
      <w:pPr>
        <w:pStyle w:val="21"/>
        <w:ind w:firstLine="0"/>
        <w:rPr>
          <w:ins w:id="542" w:author="Буссе Дмитрий Александрович" w:date="2024-04-03T11:19:00Z"/>
        </w:rPr>
      </w:pPr>
    </w:p>
    <w:p w14:paraId="1D5A709C" w14:textId="5BAB9B5B" w:rsidR="00304F3A" w:rsidRDefault="00304F3A" w:rsidP="00823EFE">
      <w:pPr>
        <w:rPr>
          <w:ins w:id="543" w:author="Буссе Дмитрий Александрович" w:date="2024-04-03T11:16:00Z"/>
        </w:rPr>
      </w:pPr>
      <w:ins w:id="544" w:author="Буссе Дмитрий Александрович" w:date="2024-04-03T11:16:00Z">
        <w:r>
          <w:t>Экран зарядной сессии</w:t>
        </w:r>
      </w:ins>
      <w:ins w:id="545" w:author="Буссе Дмитрий Александрович" w:date="2024-04-03T11:14:00Z">
        <w:r w:rsidR="00823EFE">
          <w:t xml:space="preserve"> </w:t>
        </w:r>
      </w:ins>
      <w:ins w:id="546" w:author="Буссе Дмитрий Александрович" w:date="2024-06-07T11:05:00Z">
        <w:r w:rsidR="00823EFE">
          <w:t>(может быть совмещен с плиткой станции)</w:t>
        </w:r>
      </w:ins>
    </w:p>
    <w:p w14:paraId="6C7FA01F" w14:textId="444D8F24" w:rsidR="00304F3A" w:rsidRDefault="00535B3A" w:rsidP="00823EFE">
      <w:pPr>
        <w:pStyle w:val="21"/>
        <w:rPr>
          <w:ins w:id="547" w:author="Буссе Дмитрий Александрович" w:date="2024-04-03T11:16:00Z"/>
        </w:rPr>
      </w:pPr>
      <w:ins w:id="548" w:author="Буссе Дмитрий Александрович" w:date="2024-04-03T11:20:00Z">
        <w:r>
          <w:t xml:space="preserve">Экран. </w:t>
        </w:r>
      </w:ins>
      <w:ins w:id="549" w:author="Буссе Дмитрий Александрович" w:date="2024-04-03T11:16:00Z">
        <w:r w:rsidR="00304F3A" w:rsidRPr="00823EFE">
          <w:t>Содержит:</w:t>
        </w:r>
      </w:ins>
    </w:p>
    <w:p w14:paraId="69AE26EE" w14:textId="016A4B43" w:rsidR="00304F3A" w:rsidRDefault="00304F3A" w:rsidP="00FC0056">
      <w:pPr>
        <w:pStyle w:val="21"/>
        <w:numPr>
          <w:ilvl w:val="0"/>
          <w:numId w:val="16"/>
        </w:numPr>
        <w:rPr>
          <w:ins w:id="550" w:author="Буссе Дмитрий Александрович" w:date="2024-04-03T11:17:00Z"/>
        </w:rPr>
      </w:pPr>
      <w:ins w:id="551" w:author="Буссе Дмитрий Александрович" w:date="2024-04-03T11:16:00Z">
        <w:r>
          <w:t>данные по текущему статусу зарядки (подключен автомобиль</w:t>
        </w:r>
      </w:ins>
      <w:ins w:id="552" w:author="Буссе Дмитрий Александрович" w:date="2024-04-03T11:17:00Z">
        <w:r>
          <w:t>, идет зарядка и т.п.)</w:t>
        </w:r>
      </w:ins>
    </w:p>
    <w:p w14:paraId="039D9C1D" w14:textId="07916C77" w:rsidR="00304F3A" w:rsidRDefault="00304F3A" w:rsidP="00FC0056">
      <w:pPr>
        <w:pStyle w:val="21"/>
        <w:numPr>
          <w:ilvl w:val="0"/>
          <w:numId w:val="16"/>
        </w:numPr>
        <w:rPr>
          <w:ins w:id="553" w:author="Буссе Дмитрий Александрович" w:date="2024-04-03T11:17:00Z"/>
        </w:rPr>
      </w:pPr>
      <w:ins w:id="554" w:author="Буссе Дмитрий Александрович" w:date="2024-04-03T11:17:00Z">
        <w:r>
          <w:t>кол-во переданной клиенту энергии</w:t>
        </w:r>
      </w:ins>
    </w:p>
    <w:p w14:paraId="06FB4523" w14:textId="5F39BFC2" w:rsidR="00304F3A" w:rsidRDefault="00304F3A" w:rsidP="00FC0056">
      <w:pPr>
        <w:pStyle w:val="21"/>
        <w:numPr>
          <w:ilvl w:val="0"/>
          <w:numId w:val="16"/>
        </w:numPr>
        <w:rPr>
          <w:ins w:id="555" w:author="Буссе Дмитрий Александрович" w:date="2024-04-03T11:17:00Z"/>
        </w:rPr>
      </w:pPr>
      <w:ins w:id="556" w:author="Буссе Дмитрий Александрович" w:date="2024-04-03T11:17:00Z">
        <w:r>
          <w:t>время сессии</w:t>
        </w:r>
      </w:ins>
    </w:p>
    <w:p w14:paraId="223DB4F3" w14:textId="0C14755F" w:rsidR="00304F3A" w:rsidRDefault="00304F3A" w:rsidP="00FC0056">
      <w:pPr>
        <w:pStyle w:val="21"/>
        <w:numPr>
          <w:ilvl w:val="0"/>
          <w:numId w:val="16"/>
        </w:numPr>
        <w:rPr>
          <w:ins w:id="557" w:author="Буссе Дмитрий Александрович" w:date="2024-04-03T11:17:00Z"/>
        </w:rPr>
      </w:pPr>
      <w:ins w:id="558" w:author="Буссе Дмитрий Александрович" w:date="2024-04-03T11:17:00Z">
        <w:r>
          <w:t>текущий зарядный ток</w:t>
        </w:r>
      </w:ins>
    </w:p>
    <w:p w14:paraId="56FBC8F0" w14:textId="27E76027" w:rsidR="00304F3A" w:rsidRDefault="00535B3A" w:rsidP="00FC0056">
      <w:pPr>
        <w:pStyle w:val="21"/>
        <w:numPr>
          <w:ilvl w:val="0"/>
          <w:numId w:val="16"/>
        </w:numPr>
        <w:rPr>
          <w:ins w:id="559" w:author="Буссе Дмитрий Александрович" w:date="2024-04-04T14:14:00Z"/>
        </w:rPr>
      </w:pPr>
      <w:ins w:id="560" w:author="Буссе Дмитрий Александрович" w:date="2024-04-03T11:18:00Z">
        <w:r>
          <w:t>кнопки оперативного управления сессией</w:t>
        </w:r>
      </w:ins>
    </w:p>
    <w:p w14:paraId="72606F3D" w14:textId="662E5ED9" w:rsidR="006D254C" w:rsidRPr="00823EFE" w:rsidRDefault="006D254C" w:rsidP="00FC0056">
      <w:pPr>
        <w:pStyle w:val="21"/>
        <w:numPr>
          <w:ilvl w:val="0"/>
          <w:numId w:val="16"/>
        </w:numPr>
        <w:rPr>
          <w:ins w:id="561" w:author="Буссе Дмитрий Александрович" w:date="2024-04-03T11:16:00Z"/>
        </w:rPr>
      </w:pPr>
      <w:ins w:id="562" w:author="Буссе Дмитрий Александрович" w:date="2024-04-04T14:14:00Z">
        <w:r>
          <w:lastRenderedPageBreak/>
          <w:t>предупреждение</w:t>
        </w:r>
      </w:ins>
      <w:ins w:id="563" w:author="Буссе Дмитрий Александрович" w:date="2024-04-04T14:15:00Z">
        <w:r>
          <w:t>,</w:t>
        </w:r>
      </w:ins>
      <w:ins w:id="564" w:author="Буссе Дмитрий Александрович" w:date="2024-04-04T14:14:00Z">
        <w:r>
          <w:t xml:space="preserve"> если водитель дальше 100м от </w:t>
        </w:r>
      </w:ins>
      <w:ins w:id="565" w:author="Буссе Дмитрий Александрович" w:date="2024-04-04T14:15:00Z">
        <w:r>
          <w:t xml:space="preserve">ЭЗС по </w:t>
        </w:r>
        <w:r>
          <w:rPr>
            <w:lang w:val="en-US"/>
          </w:rPr>
          <w:t>GPS</w:t>
        </w:r>
        <w:r w:rsidRPr="00823EFE">
          <w:t>.</w:t>
        </w:r>
      </w:ins>
    </w:p>
    <w:p w14:paraId="4501D332" w14:textId="77777777" w:rsidR="00304F3A" w:rsidRPr="00823EFE" w:rsidRDefault="00304F3A" w:rsidP="00823EFE">
      <w:pPr>
        <w:pStyle w:val="3N"/>
        <w:numPr>
          <w:ilvl w:val="0"/>
          <w:numId w:val="0"/>
        </w:numPr>
        <w:ind w:left="720"/>
        <w:rPr>
          <w:ins w:id="566" w:author="Буссе Дмитрий Александрович" w:date="2024-04-03T11:14:00Z"/>
          <w:b/>
        </w:rPr>
      </w:pPr>
    </w:p>
    <w:p w14:paraId="6C03A5BD" w14:textId="208F53A2" w:rsidR="00C84766" w:rsidRDefault="00C84766" w:rsidP="00823EFE">
      <w:pPr>
        <w:rPr>
          <w:ins w:id="567" w:author="Буссе Дмитрий Александрович" w:date="2024-04-03T11:08:00Z"/>
        </w:rPr>
      </w:pPr>
      <w:ins w:id="568" w:author="Буссе Дмитрий Александрович" w:date="2024-04-03T11:07:00Z">
        <w:r w:rsidRPr="00C84766">
          <w:t>Профиль</w:t>
        </w:r>
      </w:ins>
    </w:p>
    <w:p w14:paraId="531C94DC" w14:textId="7814BE12" w:rsidR="00C84766" w:rsidRDefault="00C84766" w:rsidP="00C84766">
      <w:pPr>
        <w:pStyle w:val="3N"/>
        <w:numPr>
          <w:ilvl w:val="0"/>
          <w:numId w:val="0"/>
        </w:numPr>
        <w:ind w:left="360"/>
        <w:rPr>
          <w:ins w:id="569" w:author="Буссе Дмитрий Александрович" w:date="2024-04-03T11:22:00Z"/>
        </w:rPr>
      </w:pPr>
      <w:ins w:id="570" w:author="Буссе Дмитрий Александрович" w:date="2024-04-03T11:08:00Z">
        <w:r>
          <w:t>Отображается:</w:t>
        </w:r>
      </w:ins>
    </w:p>
    <w:p w14:paraId="4ECCAEA0" w14:textId="4BAD2D31" w:rsidR="00535B3A" w:rsidRDefault="00535B3A" w:rsidP="00C84766">
      <w:pPr>
        <w:pStyle w:val="3N"/>
        <w:numPr>
          <w:ilvl w:val="0"/>
          <w:numId w:val="0"/>
        </w:numPr>
        <w:ind w:left="360"/>
        <w:rPr>
          <w:ins w:id="571" w:author="Буссе Дмитрий Александрович" w:date="2024-04-03T11:08:00Z"/>
        </w:rPr>
      </w:pPr>
      <w:ins w:id="572" w:author="Буссе Дмитрий Александрович" w:date="2024-04-03T11:22:00Z">
        <w:r>
          <w:t>-</w:t>
        </w:r>
      </w:ins>
      <w:ins w:id="573" w:author="Буссе Дмитрий Александрович" w:date="2024-04-03T11:26:00Z">
        <w:r w:rsidR="002B1F3B">
          <w:t xml:space="preserve"> состояние</w:t>
        </w:r>
      </w:ins>
      <w:ins w:id="574" w:author="Буссе Дмитрий Александрович" w:date="2024-04-03T11:22:00Z">
        <w:r>
          <w:t xml:space="preserve"> счет</w:t>
        </w:r>
      </w:ins>
      <w:ins w:id="575" w:author="Буссе Дмитрий Александрович" w:date="2024-04-03T11:26:00Z">
        <w:r w:rsidR="002B1F3B">
          <w:t>а</w:t>
        </w:r>
      </w:ins>
    </w:p>
    <w:p w14:paraId="788E92C1" w14:textId="3EE3AD47" w:rsidR="00535B3A" w:rsidRDefault="00C84766" w:rsidP="00823EFE">
      <w:pPr>
        <w:ind w:left="360"/>
        <w:rPr>
          <w:ins w:id="576" w:author="Буссе Дмитрий Александрович" w:date="2024-04-03T11:22:00Z"/>
        </w:rPr>
      </w:pPr>
      <w:ins w:id="577" w:author="Буссе Дмитрий Александрович" w:date="2024-04-03T11:08:00Z">
        <w:r>
          <w:t>-</w:t>
        </w:r>
      </w:ins>
      <w:ins w:id="578" w:author="Буссе Дмитрий Александрович" w:date="2024-04-03T11:09:00Z">
        <w:r>
          <w:t xml:space="preserve"> </w:t>
        </w:r>
      </w:ins>
      <w:ins w:id="579" w:author="Буссе Дмитрий Александрович" w:date="2024-04-03T11:26:00Z">
        <w:r w:rsidR="002B1F3B">
          <w:t xml:space="preserve">раскрывающийся </w:t>
        </w:r>
      </w:ins>
      <w:ins w:id="580" w:author="Буссе Дмитрий Александрович" w:date="2024-04-03T11:09:00Z">
        <w:r>
          <w:t>список зарядных сессий и история списаний со счета</w:t>
        </w:r>
      </w:ins>
    </w:p>
    <w:p w14:paraId="1BBC1536" w14:textId="4A893F29" w:rsidR="00535B3A" w:rsidRPr="00C84766" w:rsidRDefault="00535B3A" w:rsidP="00823EFE">
      <w:pPr>
        <w:ind w:left="360"/>
        <w:rPr>
          <w:ins w:id="581" w:author="Буссе Дмитрий Александрович" w:date="2024-04-02T17:39:00Z"/>
        </w:rPr>
      </w:pPr>
      <w:ins w:id="582" w:author="Буссе Дмитрий Александрович" w:date="2024-04-03T11:22:00Z">
        <w:r>
          <w:t xml:space="preserve">- управление аккаунтом: </w:t>
        </w:r>
      </w:ins>
      <w:ins w:id="583" w:author="Буссе Дмитрий Александрович" w:date="2024-04-03T11:25:00Z">
        <w:r w:rsidR="002B1F3B">
          <w:t xml:space="preserve">выход из профиля, </w:t>
        </w:r>
      </w:ins>
      <w:ins w:id="584" w:author="Буссе Дмитрий Александрович" w:date="2024-04-03T11:23:00Z">
        <w:r w:rsidR="002B1F3B">
          <w:t xml:space="preserve">редактирование </w:t>
        </w:r>
      </w:ins>
      <w:ins w:id="585" w:author="Буссе Дмитрий Александрович" w:date="2024-04-03T11:22:00Z">
        <w:r>
          <w:t>персональны</w:t>
        </w:r>
      </w:ins>
      <w:ins w:id="586" w:author="Буссе Дмитрий Александрович" w:date="2024-04-03T11:23:00Z">
        <w:r w:rsidR="002B1F3B">
          <w:t>х</w:t>
        </w:r>
      </w:ins>
      <w:ins w:id="587" w:author="Буссе Дмитрий Александрович" w:date="2024-04-03T11:22:00Z">
        <w:r>
          <w:t xml:space="preserve"> данны</w:t>
        </w:r>
      </w:ins>
      <w:ins w:id="588" w:author="Буссе Дмитрий Александрович" w:date="2024-04-03T11:23:00Z">
        <w:r w:rsidR="002B1F3B">
          <w:t>х</w:t>
        </w:r>
      </w:ins>
      <w:ins w:id="589" w:author="Буссе Дмитрий Александрович" w:date="2024-04-03T11:22:00Z">
        <w:r>
          <w:t xml:space="preserve">, смена пароля, </w:t>
        </w:r>
      </w:ins>
      <w:ins w:id="590" w:author="Буссе Дмитрий Александрович" w:date="2024-04-03T11:23:00Z">
        <w:r w:rsidR="002B1F3B">
          <w:t>удаление аккаунта</w:t>
        </w:r>
      </w:ins>
    </w:p>
    <w:p w14:paraId="345FC85E" w14:textId="4FB46EC1" w:rsidR="00C80F1B" w:rsidRDefault="00C80F1B">
      <w:pPr>
        <w:rPr>
          <w:ins w:id="591" w:author="Буссе Дмитрий Александрович" w:date="2024-04-03T11:29:00Z"/>
        </w:rPr>
      </w:pPr>
      <w:ins w:id="592" w:author="Буссе Дмитрий Александрович" w:date="2024-04-03T11:29:00Z">
        <w:r>
          <w:t>Уведомления</w:t>
        </w:r>
      </w:ins>
    </w:p>
    <w:p w14:paraId="5809CE3C" w14:textId="612B8653" w:rsidR="00C80F1B" w:rsidRDefault="00C80F1B" w:rsidP="00823EFE">
      <w:pPr>
        <w:pStyle w:val="3N"/>
        <w:numPr>
          <w:ilvl w:val="0"/>
          <w:numId w:val="0"/>
        </w:numPr>
        <w:ind w:left="360"/>
        <w:rPr>
          <w:ins w:id="593" w:author="Буссе Дмитрий Александрович" w:date="2024-04-04T10:51:00Z"/>
        </w:rPr>
      </w:pPr>
      <w:ins w:id="594" w:author="Буссе Дмитрий Александрович" w:date="2024-04-03T11:29:00Z">
        <w:r w:rsidRPr="00823EFE">
          <w:t>Экран (мобильный) или плитка (ПК)</w:t>
        </w:r>
      </w:ins>
      <w:ins w:id="595" w:author="Буссе Дмитрий Александрович" w:date="2024-04-03T11:30:00Z">
        <w:r w:rsidRPr="00823EFE">
          <w:t xml:space="preserve">: функционал по </w:t>
        </w:r>
        <w:proofErr w:type="spellStart"/>
        <w:r w:rsidRPr="00823EFE">
          <w:rPr>
            <w:lang w:val="en-US"/>
          </w:rPr>
          <w:t>Figma</w:t>
        </w:r>
        <w:proofErr w:type="spellEnd"/>
        <w:r w:rsidR="0061219A">
          <w:t xml:space="preserve"> без возможности отправки сообщений.</w:t>
        </w:r>
      </w:ins>
    </w:p>
    <w:p w14:paraId="1F6EAD9D" w14:textId="1FF4AAA3" w:rsidR="00EE0E9C" w:rsidRDefault="00EE0E9C" w:rsidP="00A724B0">
      <w:pPr>
        <w:pStyle w:val="21"/>
        <w:rPr>
          <w:ins w:id="596" w:author="Буссе Дмитрий Александрович" w:date="2024-04-04T10:51:00Z"/>
        </w:rPr>
      </w:pPr>
      <w:bookmarkStart w:id="597" w:name="_Toc168993509"/>
      <w:ins w:id="598" w:author="Буссе Дмитрий Александрович" w:date="2024-04-04T10:52:00Z">
        <w:r>
          <w:t xml:space="preserve">Мои </w:t>
        </w:r>
        <w:proofErr w:type="spellStart"/>
        <w:r>
          <w:rPr>
            <w:lang w:val="en-US"/>
          </w:rPr>
          <w:t>rfid</w:t>
        </w:r>
        <w:proofErr w:type="spellEnd"/>
        <w:r w:rsidRPr="00B45172">
          <w:t xml:space="preserve"> </w:t>
        </w:r>
        <w:r>
          <w:t>карты</w:t>
        </w:r>
      </w:ins>
      <w:bookmarkEnd w:id="597"/>
    </w:p>
    <w:p w14:paraId="74072D49" w14:textId="6989453E" w:rsidR="00EE0E9C" w:rsidRPr="00417922" w:rsidRDefault="00EE0E9C" w:rsidP="00823EFE">
      <w:pPr>
        <w:pStyle w:val="3N"/>
        <w:numPr>
          <w:ilvl w:val="0"/>
          <w:numId w:val="0"/>
        </w:numPr>
        <w:ind w:left="360"/>
        <w:rPr>
          <w:ins w:id="599" w:author="Буссе Дмитрий Александрович" w:date="2024-04-04T10:51:00Z"/>
        </w:rPr>
      </w:pPr>
      <w:ins w:id="600" w:author="Буссе Дмитрий Александрович" w:date="2024-04-04T10:51:00Z">
        <w:r>
          <w:t xml:space="preserve">Экран </w:t>
        </w:r>
      </w:ins>
      <w:proofErr w:type="spellStart"/>
      <w:ins w:id="601" w:author="Буссе Дмитрий Александрович" w:date="2024-04-04T10:53:00Z">
        <w:r>
          <w:rPr>
            <w:lang w:val="en-US"/>
          </w:rPr>
          <w:t>MyPasskeys</w:t>
        </w:r>
        <w:proofErr w:type="spellEnd"/>
        <w:r w:rsidRPr="00823EFE">
          <w:t xml:space="preserve"> </w:t>
        </w:r>
      </w:ins>
      <w:ins w:id="602" w:author="Буссе Дмитрий Александрович" w:date="2024-04-04T10:51:00Z">
        <w:r w:rsidRPr="00417922">
          <w:t xml:space="preserve">по </w:t>
        </w:r>
        <w:proofErr w:type="spellStart"/>
        <w:r w:rsidRPr="00417922">
          <w:rPr>
            <w:lang w:val="en-US"/>
          </w:rPr>
          <w:t>Figma</w:t>
        </w:r>
        <w:proofErr w:type="spellEnd"/>
        <w:r>
          <w:t xml:space="preserve"> </w:t>
        </w:r>
      </w:ins>
    </w:p>
    <w:p w14:paraId="5DCD136A" w14:textId="77777777" w:rsidR="00EE0E9C" w:rsidRPr="00823EFE" w:rsidRDefault="00EE0E9C" w:rsidP="00823EFE">
      <w:pPr>
        <w:pStyle w:val="3N"/>
        <w:numPr>
          <w:ilvl w:val="0"/>
          <w:numId w:val="0"/>
        </w:numPr>
        <w:ind w:left="360"/>
        <w:rPr>
          <w:ins w:id="603" w:author="Буссе Дмитрий Александрович" w:date="2024-04-03T11:29:00Z"/>
        </w:rPr>
      </w:pPr>
    </w:p>
    <w:p w14:paraId="5BFA2B71" w14:textId="792E7A83" w:rsidR="00871813" w:rsidRDefault="00EE52A3" w:rsidP="00871813">
      <w:pPr>
        <w:pStyle w:val="2"/>
      </w:pPr>
      <w:bookmarkStart w:id="604" w:name="_Toc168993510"/>
      <w:r>
        <w:t>Приблизительные сценарии</w:t>
      </w:r>
      <w:r w:rsidR="00871813">
        <w:t xml:space="preserve"> Модуля</w:t>
      </w:r>
      <w:bookmarkEnd w:id="604"/>
      <w:r w:rsidR="005566BF">
        <w:t xml:space="preserve"> </w:t>
      </w:r>
      <w:r w:rsidR="005566BF">
        <w:rPr>
          <w:lang w:val="en-US"/>
        </w:rPr>
        <w:t>Charge</w:t>
      </w:r>
    </w:p>
    <w:p w14:paraId="2761638C" w14:textId="77777777" w:rsidR="00EE52A3" w:rsidRPr="00EE52A3" w:rsidRDefault="00EE52A3" w:rsidP="00EE52A3">
      <w:pPr>
        <w:pStyle w:val="21"/>
      </w:pPr>
      <w:r>
        <w:t>Проработка с</w:t>
      </w:r>
      <w:r w:rsidR="008F6CDF">
        <w:t>ценариев происходит на этапе ТЗ, на этапе ФТТ известны</w:t>
      </w:r>
      <w:r w:rsidR="004C0967">
        <w:t xml:space="preserve"> следующие сценарии</w:t>
      </w:r>
      <w:r w:rsidR="008F6CDF">
        <w:t>:</w:t>
      </w:r>
    </w:p>
    <w:p w14:paraId="5E34AF00" w14:textId="77777777" w:rsidR="00EE52A3" w:rsidRDefault="00EE52A3" w:rsidP="00EE52A3">
      <w:pPr>
        <w:pStyle w:val="3"/>
      </w:pPr>
      <w:bookmarkStart w:id="605" w:name="_Toc159485459"/>
      <w:bookmarkStart w:id="606" w:name="_Toc168993511"/>
      <w:r>
        <w:t xml:space="preserve">Технический </w:t>
      </w:r>
      <w:proofErr w:type="spellStart"/>
      <w:r>
        <w:t>биллинг</w:t>
      </w:r>
      <w:bookmarkEnd w:id="605"/>
      <w:bookmarkEnd w:id="606"/>
      <w:proofErr w:type="spellEnd"/>
      <w:r>
        <w:t xml:space="preserve"> </w:t>
      </w:r>
    </w:p>
    <w:p w14:paraId="262A753C" w14:textId="77777777" w:rsidR="00EE52A3" w:rsidRDefault="00EE52A3" w:rsidP="00EE52A3">
      <w:pPr>
        <w:pStyle w:val="21"/>
      </w:pPr>
      <w:bookmarkStart w:id="607" w:name="_Toc159485460"/>
      <w:r w:rsidRPr="00EE52A3">
        <w:rPr>
          <w:noProof/>
          <w:lang w:eastAsia="ru-RU"/>
        </w:rPr>
        <w:drawing>
          <wp:inline distT="0" distB="0" distL="0" distR="0" wp14:anchorId="1AA653BF" wp14:editId="79E786F9">
            <wp:extent cx="5479576" cy="3868797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7370" cy="387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374B" w14:textId="0A3CF31A" w:rsidR="00EE52A3" w:rsidRDefault="00EE52A3" w:rsidP="00EE52A3">
      <w:pPr>
        <w:pStyle w:val="3"/>
      </w:pPr>
      <w:bookmarkStart w:id="608" w:name="_Toc159485461"/>
      <w:bookmarkStart w:id="609" w:name="_Toc168993512"/>
      <w:bookmarkEnd w:id="607"/>
      <w:r>
        <w:t>Зарядка электромобиля</w:t>
      </w:r>
      <w:bookmarkEnd w:id="608"/>
      <w:r>
        <w:t xml:space="preserve"> и </w:t>
      </w:r>
      <w:ins w:id="610" w:author="Буссе Дмитрий Александрович" w:date="2024-06-07T11:48:00Z">
        <w:r w:rsidR="00E777A6">
          <w:t xml:space="preserve">«облачная» </w:t>
        </w:r>
      </w:ins>
      <w:r>
        <w:t>балансировка нагрузки</w:t>
      </w:r>
      <w:bookmarkEnd w:id="609"/>
    </w:p>
    <w:p w14:paraId="45B61070" w14:textId="66E5CD77" w:rsidR="00EE52A3" w:rsidRDefault="00EE52A3" w:rsidP="00EE52A3">
      <w:pPr>
        <w:pStyle w:val="21"/>
        <w:rPr>
          <w:ins w:id="611" w:author="Буссе Дмитрий Александрович" w:date="2024-06-07T11:47:00Z"/>
        </w:rPr>
      </w:pPr>
      <w:r>
        <w:t xml:space="preserve">Водитель прикладывает </w:t>
      </w:r>
      <w:r>
        <w:rPr>
          <w:lang w:val="en-US"/>
        </w:rPr>
        <w:t>RFID</w:t>
      </w:r>
      <w:r w:rsidRPr="0075267E">
        <w:t>-</w:t>
      </w:r>
      <w:r>
        <w:t xml:space="preserve">карту к зарядному устройству, платформа анализирует тариф пользователя и контролирует процесс заряда. Платформа контролирует нагрузку в </w:t>
      </w:r>
      <w:r>
        <w:lastRenderedPageBreak/>
        <w:t xml:space="preserve">одном </w:t>
      </w:r>
      <w:r w:rsidR="004C0967">
        <w:t>кластере нагрузки</w:t>
      </w:r>
      <w:r>
        <w:t xml:space="preserve"> и балансирует мощность зарядных станций одного </w:t>
      </w:r>
      <w:r w:rsidR="004C0967">
        <w:t>кластера</w:t>
      </w:r>
      <w:ins w:id="612" w:author="Буссе Дмитрий Александрович" w:date="2024-06-07T11:47:00Z">
        <w:r w:rsidR="00E777A6">
          <w:t>(группы)</w:t>
        </w:r>
      </w:ins>
      <w:r w:rsidR="004C0967">
        <w:t xml:space="preserve"> нагрузки</w:t>
      </w:r>
      <w:r>
        <w:t xml:space="preserve"> по одному из алгоритмов (алгоритмы </w:t>
      </w:r>
      <w:ins w:id="613" w:author="Буссе Дмитрий Александрович" w:date="2024-06-07T11:07:00Z">
        <w:r w:rsidR="00823EFE">
          <w:t>прораб</w:t>
        </w:r>
      </w:ins>
      <w:ins w:id="614" w:author="Буссе Дмитрий Александрович" w:date="2024-06-07T14:06:00Z">
        <w:r w:rsidR="007034D5">
          <w:t>атываются</w:t>
        </w:r>
      </w:ins>
      <w:ins w:id="615" w:author="Буссе Дмитрий Александрович" w:date="2024-06-07T11:07:00Z">
        <w:r w:rsidR="00823EFE">
          <w:t xml:space="preserve"> </w:t>
        </w:r>
      </w:ins>
      <w:ins w:id="616" w:author="Буссе Дмитрий Александрович" w:date="2024-06-07T14:06:00Z">
        <w:r w:rsidR="007034D5">
          <w:t xml:space="preserve">при </w:t>
        </w:r>
      </w:ins>
      <w:ins w:id="617" w:author="Буссе Дмитрий Александрович" w:date="2024-06-07T11:08:00Z">
        <w:r w:rsidR="00823EFE">
          <w:t>разработке</w:t>
        </w:r>
      </w:ins>
      <w:r>
        <w:t xml:space="preserve">). </w:t>
      </w:r>
    </w:p>
    <w:p w14:paraId="74A16A82" w14:textId="417C6001" w:rsidR="00EE52A3" w:rsidRDefault="00EE52A3" w:rsidP="00EE52A3">
      <w:pPr>
        <w:pStyle w:val="21"/>
        <w:rPr>
          <w:ins w:id="618" w:author="Буссе Дмитрий Александрович" w:date="2024-06-07T11:48:00Z"/>
        </w:rPr>
      </w:pPr>
      <w:r>
        <w:t xml:space="preserve">Для </w:t>
      </w:r>
      <w:proofErr w:type="spellStart"/>
      <w:r>
        <w:t>предоплатных</w:t>
      </w:r>
      <w:proofErr w:type="spellEnd"/>
      <w:r>
        <w:t xml:space="preserve"> тарифов раз в минуту рассчитывается баланс</w:t>
      </w:r>
      <w:ins w:id="619" w:author="Буссе Дмитрий Александрович" w:date="2024-06-07T14:17:00Z">
        <w:r w:rsidR="00384F88">
          <w:t>,</w:t>
        </w:r>
      </w:ins>
      <w:r>
        <w:t xml:space="preserve"> при достижении нуля </w:t>
      </w:r>
      <w:ins w:id="620" w:author="Буссе Дмитрий Александрович" w:date="2024-06-07T14:17:00Z">
        <w:r w:rsidR="00384F88">
          <w:t>отправляется уведомление для водителя</w:t>
        </w:r>
      </w:ins>
      <w:ins w:id="621" w:author="Буссе Дмитрий Александрович" w:date="2024-06-07T14:18:00Z">
        <w:r w:rsidR="00384F88">
          <w:t>,</w:t>
        </w:r>
      </w:ins>
      <w:ins w:id="622" w:author="Буссе Дмитрий Александрович" w:date="2024-06-07T14:17:00Z">
        <w:r w:rsidR="00384F88">
          <w:t xml:space="preserve"> </w:t>
        </w:r>
      </w:ins>
      <w:r>
        <w:t xml:space="preserve">при превышении </w:t>
      </w:r>
      <w:ins w:id="623" w:author="Буссе Дмитрий Александрович" w:date="2024-06-07T14:18:00Z">
        <w:r w:rsidR="00384F88">
          <w:t xml:space="preserve">кредитного лимита </w:t>
        </w:r>
      </w:ins>
      <w:r>
        <w:t>зарядка останавливается.</w:t>
      </w:r>
    </w:p>
    <w:p w14:paraId="73DB76AE" w14:textId="7F77A6EC" w:rsidR="00E777A6" w:rsidRDefault="00E777A6" w:rsidP="00EE52A3">
      <w:pPr>
        <w:pStyle w:val="21"/>
        <w:rPr>
          <w:ins w:id="624" w:author="Буссе Дмитрий Александрович" w:date="2024-06-07T11:53:00Z"/>
        </w:rPr>
      </w:pPr>
      <w:ins w:id="625" w:author="Буссе Дмитрий Александрович" w:date="2024-06-07T11:49:00Z">
        <w:r>
          <w:t xml:space="preserve">Для облачной балансировки формируются группы(кластеры) балансировки, в которых выбирается </w:t>
        </w:r>
      </w:ins>
      <w:ins w:id="626" w:author="Буссе Дмитрий Александрович" w:date="2024-06-07T11:50:00Z">
        <w:r>
          <w:t xml:space="preserve">главная </w:t>
        </w:r>
        <w:r w:rsidRPr="007034D5">
          <w:t>(</w:t>
        </w:r>
        <w:r>
          <w:rPr>
            <w:lang w:val="en-US"/>
          </w:rPr>
          <w:t>master</w:t>
        </w:r>
        <w:r w:rsidRPr="007034D5">
          <w:t xml:space="preserve">) </w:t>
        </w:r>
      </w:ins>
      <w:ins w:id="627" w:author="Буссе Дмитрий Александрович" w:date="2024-06-07T14:06:00Z">
        <w:r w:rsidR="007034D5">
          <w:t>станция,</w:t>
        </w:r>
      </w:ins>
      <w:ins w:id="628" w:author="Буссе Дмитрий Александрович" w:date="2024-06-07T11:49:00Z">
        <w:r>
          <w:t xml:space="preserve"> оснащенная внешним счетчиком и </w:t>
        </w:r>
      </w:ins>
      <w:ins w:id="629" w:author="Буссе Дмитрий Александрович" w:date="2024-06-07T11:50:00Z">
        <w:r>
          <w:t>ведомые (</w:t>
        </w:r>
        <w:r>
          <w:rPr>
            <w:lang w:val="en-US"/>
          </w:rPr>
          <w:t>slave</w:t>
        </w:r>
        <w:r w:rsidRPr="007034D5">
          <w:t xml:space="preserve">) </w:t>
        </w:r>
      </w:ins>
      <w:ins w:id="630" w:author="Буссе Дмитрий Александрович" w:date="2024-06-07T11:49:00Z">
        <w:r>
          <w:t>станции</w:t>
        </w:r>
      </w:ins>
      <w:ins w:id="631" w:author="Буссе Дмитрий Александрович" w:date="2024-06-07T11:51:00Z">
        <w:r w:rsidRPr="007034D5">
          <w:t xml:space="preserve">. </w:t>
        </w:r>
        <w:r>
          <w:t xml:space="preserve">На группу балансировки администратор устанавливает </w:t>
        </w:r>
      </w:ins>
      <w:ins w:id="632" w:author="Буссе Дмитрий Александрович" w:date="2024-06-07T14:07:00Z">
        <w:r w:rsidR="007034D5">
          <w:t xml:space="preserve">значение </w:t>
        </w:r>
      </w:ins>
      <w:ins w:id="633" w:author="Буссе Дмитрий Александрович" w:date="2024-06-07T11:52:00Z">
        <w:r>
          <w:t>«</w:t>
        </w:r>
      </w:ins>
      <w:ins w:id="634" w:author="Буссе Дмитрий Александрович" w:date="2024-06-07T11:51:00Z">
        <w:r>
          <w:t>максимальн</w:t>
        </w:r>
      </w:ins>
      <w:ins w:id="635" w:author="Буссе Дмитрий Александрович" w:date="2024-06-07T14:07:00Z">
        <w:r w:rsidR="007034D5">
          <w:t>ой</w:t>
        </w:r>
      </w:ins>
      <w:ins w:id="636" w:author="Буссе Дмитрий Александрович" w:date="2024-06-07T11:51:00Z">
        <w:r>
          <w:t xml:space="preserve"> </w:t>
        </w:r>
      </w:ins>
      <w:ins w:id="637" w:author="Буссе Дмитрий Александрович" w:date="2024-06-07T11:52:00Z">
        <w:r>
          <w:t>мощност</w:t>
        </w:r>
      </w:ins>
      <w:ins w:id="638" w:author="Буссе Дмитрий Александрович" w:date="2024-06-07T14:07:00Z">
        <w:r w:rsidR="007034D5">
          <w:t>и</w:t>
        </w:r>
      </w:ins>
      <w:ins w:id="639" w:author="Буссе Дмитрий Александрович" w:date="2024-06-07T11:52:00Z">
        <w:r>
          <w:t xml:space="preserve"> объекта». Подразумевается, что ко вводу питания, на котором установлен внешний счетчик мастер-станции подключены все станции </w:t>
        </w:r>
      </w:ins>
      <w:ins w:id="640" w:author="Буссе Дмитрий Александрович" w:date="2024-06-07T14:07:00Z">
        <w:r w:rsidR="007034D5">
          <w:t xml:space="preserve">этой </w:t>
        </w:r>
      </w:ins>
      <w:ins w:id="641" w:author="Буссе Дмитрий Александрович" w:date="2024-06-07T11:52:00Z">
        <w:r>
          <w:t xml:space="preserve">группы </w:t>
        </w:r>
      </w:ins>
      <w:ins w:id="642" w:author="Буссе Дмитрий Александрович" w:date="2024-06-07T14:07:00Z">
        <w:r w:rsidR="007034D5">
          <w:t xml:space="preserve">балансировки </w:t>
        </w:r>
      </w:ins>
      <w:ins w:id="643" w:author="Буссе Дмитрий Александрович" w:date="2024-06-07T11:52:00Z">
        <w:r>
          <w:t xml:space="preserve">+ сторонние нагрузки </w:t>
        </w:r>
      </w:ins>
      <w:ins w:id="644" w:author="Буссе Дмитрий Александрович" w:date="2024-06-07T11:53:00Z">
        <w:r w:rsidR="00C350B7">
          <w:t>владельца станции.</w:t>
        </w:r>
      </w:ins>
    </w:p>
    <w:p w14:paraId="393A734E" w14:textId="6199C694" w:rsidR="00C350B7" w:rsidRDefault="00C350B7" w:rsidP="00EE52A3">
      <w:pPr>
        <w:pStyle w:val="21"/>
        <w:rPr>
          <w:ins w:id="645" w:author="Буссе Дмитрий Александрович" w:date="2024-06-07T12:02:00Z"/>
        </w:rPr>
      </w:pPr>
      <w:ins w:id="646" w:author="Буссе Дмитрий Александрович" w:date="2024-06-07T11:53:00Z">
        <w:r>
          <w:t xml:space="preserve">Платформа </w:t>
        </w:r>
      </w:ins>
      <w:ins w:id="647" w:author="Буссе Дмитрий Александрович" w:date="2024-06-07T11:54:00Z">
        <w:r>
          <w:t>с некоторой периодичностью (уточняется при разработке</w:t>
        </w:r>
      </w:ins>
      <w:ins w:id="648" w:author="Буссе Дмитрий Александрович" w:date="2024-06-07T14:07:00Z">
        <w:r w:rsidR="007034D5">
          <w:t>, 3-10 секунд</w:t>
        </w:r>
      </w:ins>
      <w:ins w:id="649" w:author="Буссе Дмитрий Александрович" w:date="2024-06-07T11:54:00Z">
        <w:r>
          <w:t>) опрашивает внешний счетчик ведущей станции</w:t>
        </w:r>
      </w:ins>
      <w:ins w:id="650" w:author="Буссе Дмитрий Александрович" w:date="2024-06-07T11:55:00Z">
        <w:r>
          <w:t>, вычисляет такую мощность всех станций группы (сейчас у всех одинаковая мощность в группе устанавливается</w:t>
        </w:r>
      </w:ins>
      <w:ins w:id="651" w:author="Буссе Дмитрий Александрович" w:date="2024-06-07T11:56:00Z">
        <w:r>
          <w:t xml:space="preserve">) чтобы потребляемая мощность не превышала </w:t>
        </w:r>
      </w:ins>
      <w:ins w:id="652" w:author="Буссе Дмитрий Александрович" w:date="2024-06-07T14:08:00Z">
        <w:r w:rsidR="007034D5" w:rsidRPr="007034D5">
          <w:t>8</w:t>
        </w:r>
      </w:ins>
      <w:ins w:id="653" w:author="Буссе Дмитрий Александрович" w:date="2024-06-07T11:56:00Z">
        <w:r>
          <w:t xml:space="preserve">0% от отпущенной на группу мощности. </w:t>
        </w:r>
      </w:ins>
      <w:ins w:id="654" w:author="Буссе Дмитрий Александрович" w:date="2024-06-07T11:59:00Z">
        <w:r w:rsidR="00F80A05">
          <w:t xml:space="preserve">Превышения мощности до </w:t>
        </w:r>
      </w:ins>
      <w:ins w:id="655" w:author="Буссе Дмитрий Александрович" w:date="2024-06-07T12:00:00Z">
        <w:r w:rsidR="00F80A05">
          <w:t>1.5-кратного значения вводного автомата</w:t>
        </w:r>
      </w:ins>
      <w:ins w:id="656" w:author="Буссе Дмитрий Александрович" w:date="2024-06-07T14:08:00Z">
        <w:r w:rsidR="007034D5">
          <w:t xml:space="preserve"> с характеристикой </w:t>
        </w:r>
        <w:r w:rsidR="007034D5">
          <w:rPr>
            <w:lang w:val="en-US"/>
          </w:rPr>
          <w:t>C</w:t>
        </w:r>
      </w:ins>
      <w:ins w:id="657" w:author="Буссе Дмитрий Александрович" w:date="2024-06-07T12:00:00Z">
        <w:r w:rsidR="00F80A05">
          <w:t xml:space="preserve"> не приводят к его срабатыванию </w:t>
        </w:r>
      </w:ins>
      <w:ins w:id="658" w:author="Буссе Дмитрий Александрович" w:date="2024-06-07T12:01:00Z">
        <w:r w:rsidR="00F80A05">
          <w:t>в течение 30 секунд</w:t>
        </w:r>
      </w:ins>
      <w:ins w:id="659" w:author="Буссе Дмитрий Александрович" w:date="2024-06-07T14:08:00Z">
        <w:r w:rsidR="007034D5">
          <w:t xml:space="preserve">, </w:t>
        </w:r>
      </w:ins>
      <w:ins w:id="660" w:author="Буссе Дмитрий Александрович" w:date="2024-06-07T12:01:00Z">
        <w:r w:rsidR="00F80A05">
          <w:t>то есть балансировка раз в 10 сек вполне подходит</w:t>
        </w:r>
      </w:ins>
      <w:ins w:id="661" w:author="Буссе Дмитрий Александрович" w:date="2024-06-07T12:02:00Z">
        <w:r w:rsidR="00F80A05">
          <w:t xml:space="preserve">). </w:t>
        </w:r>
      </w:ins>
    </w:p>
    <w:p w14:paraId="439A97E0" w14:textId="5B1CA4D2" w:rsidR="00F80A05" w:rsidRPr="00F80A05" w:rsidRDefault="00F80A05" w:rsidP="00EE52A3">
      <w:pPr>
        <w:pStyle w:val="21"/>
        <w:rPr>
          <w:ins w:id="662" w:author="Буссе Дмитрий Александрович" w:date="2024-06-07T11:08:00Z"/>
        </w:rPr>
      </w:pPr>
      <w:ins w:id="663" w:author="Буссе Дмитрий Александрович" w:date="2024-06-07T12:02:00Z">
        <w:r>
          <w:t xml:space="preserve">Перед стартом зарядной сессии платформа вычисляет новый максимальный ток для всех станций в группе и устанавливает его, чтобы исключить </w:t>
        </w:r>
      </w:ins>
      <w:ins w:id="664" w:author="Буссе Дмитрий Александрович" w:date="2024-06-07T12:03:00Z">
        <w:r>
          <w:t>перегрузку заранее.</w:t>
        </w:r>
      </w:ins>
    </w:p>
    <w:p w14:paraId="587997A9" w14:textId="1ACF43F2" w:rsidR="00823EFE" w:rsidRPr="00E777A6" w:rsidRDefault="00823EFE" w:rsidP="00EE52A3">
      <w:pPr>
        <w:pStyle w:val="21"/>
      </w:pPr>
    </w:p>
    <w:p w14:paraId="5E02B49C" w14:textId="2C945D9E" w:rsidR="00C659ED" w:rsidRDefault="00C659ED" w:rsidP="00C659ED">
      <w:pPr>
        <w:pStyle w:val="3"/>
      </w:pPr>
      <w:bookmarkStart w:id="665" w:name="_Toc168993513"/>
      <w:r>
        <w:t>Запуск процесса зарядки</w:t>
      </w:r>
      <w:bookmarkEnd w:id="665"/>
    </w:p>
    <w:p w14:paraId="75F961A8" w14:textId="77777777" w:rsidR="00C659ED" w:rsidRPr="00F8170B" w:rsidRDefault="00C659ED" w:rsidP="00C659ED">
      <w:pPr>
        <w:pStyle w:val="21"/>
      </w:pPr>
      <w:r w:rsidRPr="00F8170B">
        <w:t>Запуск процесса зарядки возможен:</w:t>
      </w:r>
    </w:p>
    <w:p w14:paraId="2E1BD358" w14:textId="77777777" w:rsidR="00C659ED" w:rsidRPr="00F8170B" w:rsidRDefault="00C659ED" w:rsidP="00FC0056">
      <w:pPr>
        <w:pStyle w:val="21"/>
        <w:numPr>
          <w:ilvl w:val="0"/>
          <w:numId w:val="14"/>
        </w:numPr>
      </w:pPr>
      <w:r w:rsidRPr="00F8170B">
        <w:t xml:space="preserve">по информации от станции о применении </w:t>
      </w:r>
      <w:r w:rsidRPr="00F8170B">
        <w:rPr>
          <w:lang w:val="en-US"/>
        </w:rPr>
        <w:t>RFID</w:t>
      </w:r>
      <w:r w:rsidRPr="00F8170B">
        <w:t>-карты пользователем;</w:t>
      </w:r>
    </w:p>
    <w:p w14:paraId="3AAC6921" w14:textId="45EFAE0B" w:rsidR="00C659ED" w:rsidRDefault="00C659ED" w:rsidP="00FC0056">
      <w:pPr>
        <w:pStyle w:val="21"/>
        <w:numPr>
          <w:ilvl w:val="0"/>
          <w:numId w:val="14"/>
        </w:numPr>
        <w:rPr>
          <w:ins w:id="666" w:author="Буссе Дмитрий Александрович" w:date="2024-06-07T11:09:00Z"/>
        </w:rPr>
      </w:pPr>
      <w:r w:rsidRPr="00F8170B">
        <w:t xml:space="preserve">по инициативе водителя через его страничку управления зарядом (водитель сканирует специальный </w:t>
      </w:r>
      <w:r w:rsidRPr="00F8170B">
        <w:rPr>
          <w:lang w:val="en-US"/>
        </w:rPr>
        <w:t>QR</w:t>
      </w:r>
      <w:r w:rsidRPr="00F8170B">
        <w:t xml:space="preserve">-код, который наклеен на станции, либо вводит ее номер – по аналогии с арендой самокатов). </w:t>
      </w:r>
    </w:p>
    <w:p w14:paraId="16F4AC06" w14:textId="63AAEA7F" w:rsidR="00823EFE" w:rsidRPr="00823EFE" w:rsidRDefault="00823EFE" w:rsidP="00823EFE">
      <w:pPr>
        <w:pStyle w:val="21"/>
        <w:ind w:left="1135" w:firstLine="0"/>
        <w:rPr>
          <w:lang w:val="en-US"/>
        </w:rPr>
      </w:pPr>
      <w:ins w:id="667" w:author="Буссе Дмитрий Александрович" w:date="2024-06-07T11:09:00Z">
        <w:r>
          <w:t xml:space="preserve">Схемы 103-104 </w:t>
        </w:r>
        <w:proofErr w:type="spellStart"/>
        <w:r>
          <w:rPr>
            <w:lang w:val="en-US"/>
          </w:rPr>
          <w:t>drawio</w:t>
        </w:r>
        <w:proofErr w:type="spellEnd"/>
        <w:r>
          <w:rPr>
            <w:lang w:val="en-US"/>
          </w:rPr>
          <w:t>.</w:t>
        </w:r>
      </w:ins>
    </w:p>
    <w:p w14:paraId="6F7FE48D" w14:textId="77777777" w:rsidR="002524FE" w:rsidRPr="00030F17" w:rsidRDefault="002524FE" w:rsidP="00CC490E">
      <w:pPr>
        <w:pStyle w:val="3"/>
      </w:pPr>
      <w:bookmarkStart w:id="668" w:name="_Toc159485466"/>
      <w:bookmarkStart w:id="669" w:name="_Toc168993514"/>
      <w:r>
        <w:t xml:space="preserve">Работа с </w:t>
      </w:r>
      <w:r>
        <w:rPr>
          <w:lang w:val="en-US"/>
        </w:rPr>
        <w:t>eMSP</w:t>
      </w:r>
      <w:bookmarkEnd w:id="668"/>
      <w:bookmarkEnd w:id="669"/>
    </w:p>
    <w:p w14:paraId="186FE1A6" w14:textId="77777777" w:rsidR="002524FE" w:rsidRDefault="002524FE" w:rsidP="002524FE">
      <w:pPr>
        <w:pStyle w:val="21"/>
      </w:pPr>
      <w:r>
        <w:t>Станция может быть настроена для работы с поставщиком услуг электромобильности:</w:t>
      </w:r>
    </w:p>
    <w:p w14:paraId="17304A7D" w14:textId="50BF54CE" w:rsidR="007E5CF7" w:rsidRDefault="002524FE" w:rsidP="002524FE">
      <w:pPr>
        <w:pStyle w:val="21"/>
      </w:pPr>
      <w:r>
        <w:t xml:space="preserve">- </w:t>
      </w:r>
      <w:proofErr w:type="spellStart"/>
      <w:r w:rsidR="007E5CF7">
        <w:t>прок</w:t>
      </w:r>
      <w:r w:rsidR="00130FEB">
        <w:t>с</w:t>
      </w:r>
      <w:r w:rsidR="007E5CF7">
        <w:t>ированное</w:t>
      </w:r>
      <w:proofErr w:type="spellEnd"/>
      <w:r>
        <w:t xml:space="preserve"> управление через предоставление интерфейса управления станцией через коннектор </w:t>
      </w:r>
      <w:r>
        <w:rPr>
          <w:lang w:val="en-US"/>
        </w:rPr>
        <w:t>OCPP</w:t>
      </w:r>
      <w:r w:rsidRPr="007B1972">
        <w:t xml:space="preserve"> </w:t>
      </w:r>
      <w:r w:rsidR="007E5CF7">
        <w:t>версии 2.0</w:t>
      </w:r>
      <w:r w:rsidR="00130FEB">
        <w:t>.</w:t>
      </w:r>
      <w:r w:rsidR="007E5CF7">
        <w:t>1. П</w:t>
      </w:r>
      <w:r>
        <w:t xml:space="preserve">оскольку у зарядной станции </w:t>
      </w:r>
      <w:r w:rsidR="007E5CF7">
        <w:t xml:space="preserve">реализован </w:t>
      </w:r>
      <w:r>
        <w:rPr>
          <w:lang w:val="en-US"/>
        </w:rPr>
        <w:t>OCPP</w:t>
      </w:r>
      <w:r w:rsidRPr="007B1972">
        <w:t xml:space="preserve"> </w:t>
      </w:r>
      <w:r>
        <w:t>1.6</w:t>
      </w:r>
      <w:r w:rsidR="00130FEB">
        <w:rPr>
          <w:lang w:val="en-US"/>
        </w:rPr>
        <w:t>J</w:t>
      </w:r>
      <w:r>
        <w:t>, недостающие параметры задаются на карточке станции.</w:t>
      </w:r>
      <w:r w:rsidRPr="007B1972">
        <w:t xml:space="preserve"> </w:t>
      </w:r>
    </w:p>
    <w:p w14:paraId="32A66531" w14:textId="77777777" w:rsidR="002524FE" w:rsidRPr="007B1972" w:rsidRDefault="007E5CF7" w:rsidP="002524FE">
      <w:pPr>
        <w:pStyle w:val="21"/>
      </w:pPr>
      <w:r>
        <w:t>На этапе ТЗ прорабатывается</w:t>
      </w:r>
      <w:r w:rsidR="002524FE">
        <w:t xml:space="preserve"> техническ</w:t>
      </w:r>
      <w:r>
        <w:t>ая</w:t>
      </w:r>
      <w:r w:rsidR="002524FE">
        <w:t xml:space="preserve"> реализуемость нескольких коннекторов </w:t>
      </w:r>
      <w:r w:rsidR="002524FE">
        <w:rPr>
          <w:lang w:val="en-US"/>
        </w:rPr>
        <w:t>OCPP</w:t>
      </w:r>
      <w:r w:rsidR="002524FE">
        <w:t xml:space="preserve"> 2.01 для одной станции, которые могут подключаться к нескольким </w:t>
      </w:r>
      <w:r w:rsidR="002524FE">
        <w:rPr>
          <w:lang w:val="en-US"/>
        </w:rPr>
        <w:t>eMSP</w:t>
      </w:r>
      <w:r w:rsidR="002524FE" w:rsidRPr="007B1972">
        <w:t xml:space="preserve"> </w:t>
      </w:r>
      <w:r w:rsidR="002524FE">
        <w:t xml:space="preserve">(когда один </w:t>
      </w:r>
      <w:r w:rsidR="002524FE">
        <w:rPr>
          <w:lang w:val="en-US"/>
        </w:rPr>
        <w:t>eMSP</w:t>
      </w:r>
      <w:r w:rsidR="002524FE" w:rsidRPr="007B1972">
        <w:t xml:space="preserve"> </w:t>
      </w:r>
      <w:r w:rsidR="002524FE">
        <w:t>запускает станцию на зарядку, остальные на своих коннекторах получают информацию о занятости или недоступности станции).</w:t>
      </w:r>
    </w:p>
    <w:p w14:paraId="3484E317" w14:textId="77777777" w:rsidR="002524FE" w:rsidRPr="007B1972" w:rsidRDefault="002524FE" w:rsidP="002524FE">
      <w:pPr>
        <w:pStyle w:val="21"/>
      </w:pPr>
      <w:r>
        <w:t xml:space="preserve">- управление по протоколу </w:t>
      </w:r>
      <w:r>
        <w:rPr>
          <w:lang w:val="en-US"/>
        </w:rPr>
        <w:t>OCPI</w:t>
      </w:r>
      <w:r>
        <w:t xml:space="preserve"> 2.2.1</w:t>
      </w:r>
    </w:p>
    <w:p w14:paraId="767834E0" w14:textId="77777777" w:rsidR="00B86CD9" w:rsidRPr="00057689" w:rsidRDefault="00B86CD9" w:rsidP="00B86CD9">
      <w:pPr>
        <w:pStyle w:val="2"/>
      </w:pPr>
      <w:bookmarkStart w:id="670" w:name="_Toc168993500"/>
      <w:bookmarkStart w:id="671" w:name="_Ref170203466"/>
      <w:bookmarkStart w:id="672" w:name="_Toc168993515"/>
      <w:r>
        <w:t xml:space="preserve">Тарификация и тарифы </w:t>
      </w:r>
      <w:r>
        <w:rPr>
          <w:lang w:val="en-US"/>
        </w:rPr>
        <w:t>Charge</w:t>
      </w:r>
      <w:bookmarkEnd w:id="670"/>
      <w:r>
        <w:t xml:space="preserve">, технический </w:t>
      </w:r>
      <w:proofErr w:type="spellStart"/>
      <w:r>
        <w:t>биллинг</w:t>
      </w:r>
      <w:proofErr w:type="spellEnd"/>
      <w:r>
        <w:t>.</w:t>
      </w:r>
      <w:bookmarkEnd w:id="671"/>
    </w:p>
    <w:p w14:paraId="7C917400" w14:textId="77777777" w:rsidR="00B86CD9" w:rsidRDefault="00B86CD9" w:rsidP="00B86CD9">
      <w:pPr>
        <w:pStyle w:val="21"/>
      </w:pPr>
      <w:r>
        <w:t xml:space="preserve">Технический </w:t>
      </w:r>
      <w:proofErr w:type="spellStart"/>
      <w:r>
        <w:t>биллинг</w:t>
      </w:r>
      <w:proofErr w:type="spellEnd"/>
      <w:r>
        <w:t xml:space="preserve"> происходит на основе </w:t>
      </w:r>
      <w:r w:rsidRPr="000545E3">
        <w:rPr>
          <w:b/>
        </w:rPr>
        <w:t xml:space="preserve">транзакций технического </w:t>
      </w:r>
      <w:proofErr w:type="spellStart"/>
      <w:r w:rsidRPr="000545E3">
        <w:rPr>
          <w:b/>
        </w:rPr>
        <w:t>биллинга</w:t>
      </w:r>
      <w:proofErr w:type="spellEnd"/>
      <w:r>
        <w:rPr>
          <w:b/>
        </w:rPr>
        <w:t xml:space="preserve"> </w:t>
      </w:r>
      <w:r w:rsidRPr="00EF6634">
        <w:t xml:space="preserve">(далее </w:t>
      </w:r>
      <w:r w:rsidRPr="007A5AA4">
        <w:rPr>
          <w:b/>
        </w:rPr>
        <w:t>ТТБ</w:t>
      </w:r>
      <w:r w:rsidRPr="00EF6634">
        <w:t>)</w:t>
      </w:r>
      <w:r>
        <w:t xml:space="preserve">. </w:t>
      </w:r>
    </w:p>
    <w:p w14:paraId="731C234D" w14:textId="77777777" w:rsidR="00B86CD9" w:rsidRDefault="00B86CD9" w:rsidP="00B86CD9">
      <w:pPr>
        <w:pStyle w:val="21"/>
      </w:pPr>
      <w:r w:rsidRPr="00EF6634">
        <w:t>ТТБ</w:t>
      </w:r>
      <w:r>
        <w:t xml:space="preserve"> формируются:</w:t>
      </w:r>
    </w:p>
    <w:p w14:paraId="19833231" w14:textId="77777777" w:rsidR="00B86CD9" w:rsidRDefault="00B86CD9" w:rsidP="00B86CD9">
      <w:pPr>
        <w:pStyle w:val="21"/>
      </w:pPr>
      <w:r>
        <w:t xml:space="preserve">- в результате успешного получения услуги (успешной зарядки) одновременно с формированием </w:t>
      </w:r>
      <w:r w:rsidRPr="00B00BBC">
        <w:rPr>
          <w:b/>
        </w:rPr>
        <w:t>техни</w:t>
      </w:r>
      <w:r>
        <w:rPr>
          <w:b/>
        </w:rPr>
        <w:t xml:space="preserve">ческих транзакций зарядки </w:t>
      </w:r>
      <w:r w:rsidRPr="00EF6634">
        <w:t xml:space="preserve">(далее </w:t>
      </w:r>
      <w:r w:rsidRPr="007A5AA4">
        <w:rPr>
          <w:b/>
        </w:rPr>
        <w:t>ТТЗ</w:t>
      </w:r>
      <w:r w:rsidRPr="00EF6634">
        <w:t>);</w:t>
      </w:r>
      <w:r>
        <w:rPr>
          <w:b/>
        </w:rPr>
        <w:t xml:space="preserve"> </w:t>
      </w:r>
    </w:p>
    <w:p w14:paraId="592946F5" w14:textId="77777777" w:rsidR="00B86CD9" w:rsidRPr="00B00BBC" w:rsidRDefault="00B86CD9" w:rsidP="00B86CD9">
      <w:pPr>
        <w:pStyle w:val="21"/>
      </w:pPr>
      <w:r>
        <w:lastRenderedPageBreak/>
        <w:t>- пользователями системы в ходе административных действий – пополнения счета, ручной корректировки счета техподдержкой или администратором при разборе жалоб клиентов</w:t>
      </w:r>
      <w:r>
        <w:rPr>
          <w:b/>
        </w:rPr>
        <w:t>.</w:t>
      </w:r>
      <w:r>
        <w:t xml:space="preserve"> </w:t>
      </w:r>
    </w:p>
    <w:p w14:paraId="1F9417F2" w14:textId="287E6999" w:rsidR="00B86CD9" w:rsidRDefault="001F486B" w:rsidP="001F486B">
      <w:pPr>
        <w:pStyle w:val="3"/>
      </w:pPr>
      <w:r>
        <w:t>ТТЗ</w:t>
      </w:r>
    </w:p>
    <w:p w14:paraId="0F676AD2" w14:textId="77777777" w:rsidR="00B86CD9" w:rsidRDefault="00B86CD9" w:rsidP="00B86CD9">
      <w:pPr>
        <w:pStyle w:val="21"/>
        <w:keepNext/>
        <w:ind w:left="714" w:firstLine="0"/>
      </w:pPr>
      <w:r>
        <w:t>ТТЗ содержит:</w:t>
      </w:r>
    </w:p>
    <w:p w14:paraId="0D79ADD8" w14:textId="77777777" w:rsidR="00B86CD9" w:rsidRDefault="00B86CD9" w:rsidP="00B86CD9">
      <w:pPr>
        <w:pStyle w:val="21"/>
        <w:numPr>
          <w:ilvl w:val="0"/>
          <w:numId w:val="19"/>
        </w:numPr>
      </w:pPr>
      <w:r>
        <w:t>уникальный идентификатор</w:t>
      </w:r>
      <w:r w:rsidRPr="00CF4436">
        <w:t>;</w:t>
      </w:r>
    </w:p>
    <w:p w14:paraId="100EE9C0" w14:textId="77777777" w:rsidR="00B86CD9" w:rsidRPr="00CF4436" w:rsidRDefault="00B86CD9" w:rsidP="00B86CD9">
      <w:pPr>
        <w:pStyle w:val="21"/>
        <w:numPr>
          <w:ilvl w:val="0"/>
          <w:numId w:val="19"/>
        </w:numPr>
      </w:pPr>
      <w:r>
        <w:t>статус «в процессе» или «завершена»</w:t>
      </w:r>
      <w:r w:rsidRPr="003D2CEA">
        <w:t>;</w:t>
      </w:r>
    </w:p>
    <w:p w14:paraId="272A19A8" w14:textId="77777777" w:rsidR="00B86CD9" w:rsidRDefault="00B86CD9" w:rsidP="00B86CD9">
      <w:pPr>
        <w:pStyle w:val="21"/>
        <w:numPr>
          <w:ilvl w:val="0"/>
          <w:numId w:val="19"/>
        </w:numPr>
      </w:pPr>
      <w:r>
        <w:t>идентификатор зарядной станции</w:t>
      </w:r>
      <w:r>
        <w:rPr>
          <w:lang w:val="en-US"/>
        </w:rPr>
        <w:t xml:space="preserve"> (</w:t>
      </w:r>
      <w:r>
        <w:t>безусловно)</w:t>
      </w:r>
      <w:r>
        <w:rPr>
          <w:lang w:val="en-US"/>
        </w:rPr>
        <w:t>;</w:t>
      </w:r>
    </w:p>
    <w:p w14:paraId="152710A2" w14:textId="77777777" w:rsidR="00B86CD9" w:rsidRPr="00F140A4" w:rsidRDefault="00B86CD9" w:rsidP="00B86CD9">
      <w:pPr>
        <w:pStyle w:val="21"/>
        <w:numPr>
          <w:ilvl w:val="0"/>
          <w:numId w:val="19"/>
        </w:numPr>
      </w:pPr>
      <w:r>
        <w:t>идентификатор разъема</w:t>
      </w:r>
      <w:r w:rsidRPr="00211C13">
        <w:t xml:space="preserve"> </w:t>
      </w:r>
      <w:r>
        <w:t>если ТТЗ связана с разъемом</w:t>
      </w:r>
      <w:r w:rsidRPr="00211C13">
        <w:t>;</w:t>
      </w:r>
    </w:p>
    <w:p w14:paraId="16B5DF16" w14:textId="77777777" w:rsidR="00B86CD9" w:rsidRPr="003D2CEA" w:rsidRDefault="00B86CD9" w:rsidP="00B86CD9">
      <w:pPr>
        <w:pStyle w:val="21"/>
        <w:numPr>
          <w:ilvl w:val="0"/>
          <w:numId w:val="19"/>
        </w:numPr>
      </w:pPr>
      <w:r>
        <w:t>идентификатор пользователя, с которым авторизовалась ТТЗ (признак карты или пользователя портала если зарядка запущена через веб-интерфейс) если ТТЗ связана с пользователем</w:t>
      </w:r>
      <w:r w:rsidRPr="0064682E">
        <w:t>;</w:t>
      </w:r>
    </w:p>
    <w:p w14:paraId="5A3C065D" w14:textId="77777777" w:rsidR="00B86CD9" w:rsidRDefault="00B86CD9" w:rsidP="00B86CD9">
      <w:pPr>
        <w:pStyle w:val="21"/>
        <w:numPr>
          <w:ilvl w:val="0"/>
          <w:numId w:val="19"/>
        </w:numPr>
      </w:pPr>
      <w:r>
        <w:t>дату и время начала ТТЗ</w:t>
      </w:r>
      <w:r w:rsidRPr="00EF6634">
        <w:t xml:space="preserve"> </w:t>
      </w:r>
      <w:r w:rsidRPr="00F140A4">
        <w:t>(</w:t>
      </w:r>
      <w:r>
        <w:rPr>
          <w:lang w:val="en-US"/>
        </w:rPr>
        <w:t>timestamp</w:t>
      </w:r>
      <w:r w:rsidRPr="00F140A4">
        <w:t>)</w:t>
      </w:r>
      <w:r w:rsidRPr="00CF4436">
        <w:t>;</w:t>
      </w:r>
    </w:p>
    <w:p w14:paraId="4BCD008A" w14:textId="77777777" w:rsidR="00B86CD9" w:rsidRDefault="00B86CD9" w:rsidP="00B86CD9">
      <w:pPr>
        <w:pStyle w:val="21"/>
        <w:numPr>
          <w:ilvl w:val="0"/>
          <w:numId w:val="19"/>
        </w:numPr>
      </w:pPr>
      <w:r>
        <w:t>причина старта (локально на ЭЗС или удаленно)</w:t>
      </w:r>
      <w:r w:rsidRPr="00890ABD">
        <w:t>;</w:t>
      </w:r>
    </w:p>
    <w:p w14:paraId="129A9769" w14:textId="77777777" w:rsidR="00B86CD9" w:rsidRDefault="00B86CD9" w:rsidP="00B86CD9">
      <w:pPr>
        <w:pStyle w:val="21"/>
        <w:numPr>
          <w:ilvl w:val="0"/>
          <w:numId w:val="19"/>
        </w:numPr>
      </w:pPr>
      <w:r>
        <w:t>дату и время завершения ТТЗ</w:t>
      </w:r>
      <w:r w:rsidRPr="003D2CEA">
        <w:t xml:space="preserve"> </w:t>
      </w:r>
      <w:r w:rsidRPr="00F140A4">
        <w:t>(</w:t>
      </w:r>
      <w:r>
        <w:rPr>
          <w:lang w:val="en-US"/>
        </w:rPr>
        <w:t>timestamp</w:t>
      </w:r>
      <w:r w:rsidRPr="00F140A4">
        <w:t>)</w:t>
      </w:r>
      <w:r w:rsidRPr="00CF4436">
        <w:t>;</w:t>
      </w:r>
    </w:p>
    <w:p w14:paraId="4FAF527D" w14:textId="77777777" w:rsidR="00B86CD9" w:rsidRDefault="00B86CD9" w:rsidP="00B86CD9">
      <w:pPr>
        <w:pStyle w:val="21"/>
        <w:numPr>
          <w:ilvl w:val="0"/>
          <w:numId w:val="19"/>
        </w:numPr>
      </w:pPr>
      <w:r>
        <w:t>причина завершения (событие, локально на ЭЗС или удаленно оно инициировано)</w:t>
      </w:r>
      <w:r w:rsidRPr="00890ABD">
        <w:t>;</w:t>
      </w:r>
    </w:p>
    <w:p w14:paraId="13FC59DB" w14:textId="77777777" w:rsidR="00B86CD9" w:rsidRPr="003B478D" w:rsidRDefault="00B86CD9" w:rsidP="00B86CD9">
      <w:pPr>
        <w:pStyle w:val="21"/>
        <w:numPr>
          <w:ilvl w:val="0"/>
          <w:numId w:val="19"/>
        </w:numPr>
      </w:pPr>
      <w:r w:rsidRPr="0050604F">
        <w:rPr>
          <w:b/>
        </w:rPr>
        <w:t>длительность</w:t>
      </w:r>
      <w:r w:rsidRPr="003B478D">
        <w:rPr>
          <w:b/>
        </w:rPr>
        <w:t xml:space="preserve"> </w:t>
      </w:r>
      <w:r w:rsidRPr="0050604F">
        <w:rPr>
          <w:b/>
        </w:rPr>
        <w:t>в минутах</w:t>
      </w:r>
      <w:r w:rsidRPr="003B478D">
        <w:t>;</w:t>
      </w:r>
      <w:r>
        <w:t xml:space="preserve"> (далее используется для технического </w:t>
      </w:r>
      <w:proofErr w:type="spellStart"/>
      <w:r>
        <w:t>биллинга</w:t>
      </w:r>
      <w:proofErr w:type="spellEnd"/>
      <w:r>
        <w:t>)</w:t>
      </w:r>
    </w:p>
    <w:p w14:paraId="530FF53C" w14:textId="77777777" w:rsidR="00B86CD9" w:rsidRPr="003D2CEA" w:rsidRDefault="00B86CD9" w:rsidP="00B86CD9">
      <w:pPr>
        <w:pStyle w:val="21"/>
        <w:numPr>
          <w:ilvl w:val="0"/>
          <w:numId w:val="19"/>
        </w:numPr>
      </w:pPr>
      <w:r>
        <w:t>показания счетчика на начало транзакции</w:t>
      </w:r>
      <w:r w:rsidRPr="003D2CEA">
        <w:t>;</w:t>
      </w:r>
    </w:p>
    <w:p w14:paraId="263FCDFF" w14:textId="77777777" w:rsidR="00B86CD9" w:rsidRPr="003D2CEA" w:rsidRDefault="00B86CD9" w:rsidP="00B86CD9">
      <w:pPr>
        <w:pStyle w:val="21"/>
        <w:numPr>
          <w:ilvl w:val="0"/>
          <w:numId w:val="19"/>
        </w:numPr>
      </w:pPr>
      <w:r>
        <w:t>показания счетчика на конец транзакции</w:t>
      </w:r>
      <w:r w:rsidRPr="003D2CEA">
        <w:t>;</w:t>
      </w:r>
    </w:p>
    <w:p w14:paraId="78CE893F" w14:textId="77777777" w:rsidR="00B86CD9" w:rsidRDefault="00B86CD9" w:rsidP="00B86CD9">
      <w:pPr>
        <w:pStyle w:val="21"/>
        <w:numPr>
          <w:ilvl w:val="0"/>
          <w:numId w:val="19"/>
        </w:numPr>
        <w:rPr>
          <w:b/>
        </w:rPr>
      </w:pPr>
      <w:r w:rsidRPr="0050604F">
        <w:rPr>
          <w:b/>
        </w:rPr>
        <w:t>количество отпущенной электроэнергии кВт*ч</w:t>
      </w:r>
      <w:r w:rsidRPr="0066372D">
        <w:rPr>
          <w:b/>
        </w:rPr>
        <w:t>;</w:t>
      </w:r>
      <w:r>
        <w:t xml:space="preserve"> (далее используется для технического </w:t>
      </w:r>
      <w:proofErr w:type="spellStart"/>
      <w:r>
        <w:t>биллинга</w:t>
      </w:r>
      <w:proofErr w:type="spellEnd"/>
      <w:r>
        <w:t>)</w:t>
      </w:r>
    </w:p>
    <w:p w14:paraId="26743F62" w14:textId="77777777" w:rsidR="00B86CD9" w:rsidRPr="000C625B" w:rsidRDefault="00B86CD9" w:rsidP="00B86CD9">
      <w:pPr>
        <w:pStyle w:val="21"/>
        <w:numPr>
          <w:ilvl w:val="0"/>
          <w:numId w:val="19"/>
        </w:numPr>
      </w:pPr>
      <w:r w:rsidRPr="0066372D">
        <w:t>примечание</w:t>
      </w:r>
      <w:r>
        <w:rPr>
          <w:lang w:val="en-US"/>
        </w:rPr>
        <w:t>;</w:t>
      </w:r>
    </w:p>
    <w:p w14:paraId="54B05211" w14:textId="77777777" w:rsidR="00B86CD9" w:rsidRPr="0066372D" w:rsidRDefault="00B86CD9" w:rsidP="00B86CD9">
      <w:pPr>
        <w:pStyle w:val="21"/>
        <w:numPr>
          <w:ilvl w:val="0"/>
          <w:numId w:val="19"/>
        </w:numPr>
      </w:pPr>
      <w:r>
        <w:t>признак пространства, в котором транзакция была создана.</w:t>
      </w:r>
    </w:p>
    <w:p w14:paraId="37417866" w14:textId="3866C922" w:rsidR="001F486B" w:rsidRDefault="001F486B" w:rsidP="001F486B">
      <w:pPr>
        <w:pStyle w:val="3"/>
      </w:pPr>
      <w:r>
        <w:t>ТТБ</w:t>
      </w:r>
    </w:p>
    <w:p w14:paraId="0B492A40" w14:textId="14A5C9F5" w:rsidR="00B86CD9" w:rsidRDefault="00B86CD9" w:rsidP="00B86CD9">
      <w:pPr>
        <w:pStyle w:val="21"/>
        <w:keepNext/>
      </w:pPr>
      <w:r>
        <w:t>ТТБ содержит:</w:t>
      </w:r>
    </w:p>
    <w:p w14:paraId="10E68516" w14:textId="77777777" w:rsidR="00B86CD9" w:rsidRPr="00CF4436" w:rsidRDefault="00B86CD9" w:rsidP="00B86CD9">
      <w:pPr>
        <w:pStyle w:val="21"/>
        <w:numPr>
          <w:ilvl w:val="0"/>
          <w:numId w:val="19"/>
        </w:numPr>
      </w:pPr>
      <w:r>
        <w:t>уникальный идентификатор</w:t>
      </w:r>
      <w:r w:rsidRPr="00CF4436">
        <w:t>;</w:t>
      </w:r>
    </w:p>
    <w:p w14:paraId="45F8C239" w14:textId="7DC5B52E" w:rsidR="006B0E39" w:rsidRDefault="006B0E39" w:rsidP="006B0E39">
      <w:pPr>
        <w:pStyle w:val="21"/>
        <w:numPr>
          <w:ilvl w:val="0"/>
          <w:numId w:val="19"/>
        </w:numPr>
      </w:pPr>
      <w:r>
        <w:t>признак пространства, в котором транзакция была создана</w:t>
      </w:r>
      <w:r w:rsidRPr="006B0E39">
        <w:t>;</w:t>
      </w:r>
    </w:p>
    <w:p w14:paraId="24C4A40B" w14:textId="072E4638" w:rsidR="006B0E39" w:rsidRPr="0066372D" w:rsidRDefault="006B0E39" w:rsidP="006B0E39">
      <w:pPr>
        <w:pStyle w:val="21"/>
        <w:numPr>
          <w:ilvl w:val="0"/>
          <w:numId w:val="19"/>
        </w:numPr>
      </w:pPr>
      <w:r>
        <w:t>тип ТТБ «</w:t>
      </w:r>
      <w:r>
        <w:rPr>
          <w:lang w:val="en-US"/>
        </w:rPr>
        <w:t>Charge</w:t>
      </w:r>
      <w:r>
        <w:t xml:space="preserve">» для </w:t>
      </w:r>
      <w:r w:rsidR="006B536A">
        <w:t xml:space="preserve">технического </w:t>
      </w:r>
      <w:proofErr w:type="spellStart"/>
      <w:r>
        <w:t>биллинга</w:t>
      </w:r>
      <w:proofErr w:type="spellEnd"/>
      <w:r>
        <w:t xml:space="preserve"> зарядок или «</w:t>
      </w:r>
      <w:r w:rsidR="006B536A">
        <w:rPr>
          <w:lang w:val="en-US"/>
        </w:rPr>
        <w:t>Platform</w:t>
      </w:r>
      <w:r w:rsidR="006B536A">
        <w:t xml:space="preserve">» для </w:t>
      </w:r>
      <w:proofErr w:type="spellStart"/>
      <w:r w:rsidR="006B536A">
        <w:t>биллинга</w:t>
      </w:r>
      <w:proofErr w:type="spellEnd"/>
      <w:r w:rsidR="006B536A">
        <w:t xml:space="preserve"> платных функций клиентов ДКС</w:t>
      </w:r>
      <w:r w:rsidR="006B536A" w:rsidRPr="006B536A">
        <w:t>;</w:t>
      </w:r>
    </w:p>
    <w:p w14:paraId="768C5A6E" w14:textId="77777777" w:rsidR="00B86CD9" w:rsidRDefault="00B86CD9" w:rsidP="00B86CD9">
      <w:pPr>
        <w:pStyle w:val="21"/>
        <w:numPr>
          <w:ilvl w:val="0"/>
          <w:numId w:val="19"/>
        </w:numPr>
      </w:pPr>
      <w:r>
        <w:t xml:space="preserve">признаки или </w:t>
      </w:r>
      <w:r>
        <w:rPr>
          <w:lang w:val="en-US"/>
        </w:rPr>
        <w:t>ID</w:t>
      </w:r>
      <w:r w:rsidRPr="0064682E">
        <w:t xml:space="preserve"> </w:t>
      </w:r>
      <w:r>
        <w:t>«Автора» транзакции («Автором» может быть либо конкретный пользователь, производивший пополнение/корректировку, либо «Система» в случае формирования транзакции по итогам завершения зарядки)</w:t>
      </w:r>
      <w:r w:rsidRPr="0050604F">
        <w:t>;</w:t>
      </w:r>
    </w:p>
    <w:p w14:paraId="01762C12" w14:textId="77777777" w:rsidR="00B86CD9" w:rsidRDefault="00B86CD9" w:rsidP="00B86CD9">
      <w:pPr>
        <w:pStyle w:val="21"/>
        <w:numPr>
          <w:ilvl w:val="0"/>
          <w:numId w:val="19"/>
        </w:numPr>
      </w:pPr>
      <w:r>
        <w:t>признак пользователя, для которого сформирована ТТБ</w:t>
      </w:r>
      <w:r w:rsidRPr="00E4742A">
        <w:t>;</w:t>
      </w:r>
    </w:p>
    <w:p w14:paraId="2D8556A1" w14:textId="77777777" w:rsidR="00B86CD9" w:rsidRPr="00CF4436" w:rsidRDefault="00B86CD9" w:rsidP="00B86CD9">
      <w:pPr>
        <w:pStyle w:val="21"/>
        <w:numPr>
          <w:ilvl w:val="0"/>
          <w:numId w:val="19"/>
        </w:numPr>
      </w:pPr>
      <w:r>
        <w:t>статус «открыта, в процессе», «закрыта, завершена», «аннулирована»</w:t>
      </w:r>
      <w:r w:rsidRPr="003D2CEA">
        <w:t>;</w:t>
      </w:r>
    </w:p>
    <w:p w14:paraId="6F5918C8" w14:textId="77777777" w:rsidR="00B86CD9" w:rsidRPr="00CF4436" w:rsidRDefault="00B86CD9" w:rsidP="00B86CD9">
      <w:pPr>
        <w:pStyle w:val="21"/>
        <w:numPr>
          <w:ilvl w:val="0"/>
          <w:numId w:val="19"/>
        </w:numPr>
      </w:pPr>
      <w:r>
        <w:t>дату и время формирования ТТБ</w:t>
      </w:r>
      <w:r w:rsidRPr="00EF6634">
        <w:t xml:space="preserve"> </w:t>
      </w:r>
      <w:r w:rsidRPr="00F140A4">
        <w:t>(</w:t>
      </w:r>
      <w:r>
        <w:rPr>
          <w:lang w:val="en-US"/>
        </w:rPr>
        <w:t>timestamp</w:t>
      </w:r>
      <w:r w:rsidRPr="00F140A4">
        <w:t>)</w:t>
      </w:r>
      <w:r w:rsidRPr="00CF4436">
        <w:t>;</w:t>
      </w:r>
    </w:p>
    <w:p w14:paraId="4818A223" w14:textId="77777777" w:rsidR="00B86CD9" w:rsidRPr="00F140A4" w:rsidRDefault="00B86CD9" w:rsidP="00B86CD9">
      <w:pPr>
        <w:pStyle w:val="21"/>
        <w:numPr>
          <w:ilvl w:val="0"/>
          <w:numId w:val="19"/>
        </w:numPr>
      </w:pPr>
      <w:r>
        <w:t>причину формирования ТТБ (получение услуги,</w:t>
      </w:r>
      <w:r w:rsidRPr="00F140A4">
        <w:t xml:space="preserve"> </w:t>
      </w:r>
      <w:r>
        <w:t>пополнение баланса</w:t>
      </w:r>
      <w:r w:rsidRPr="00EF6634">
        <w:t>,</w:t>
      </w:r>
      <w:r w:rsidRPr="00F140A4">
        <w:t xml:space="preserve"> </w:t>
      </w:r>
      <w:r w:rsidRPr="007F7E0B">
        <w:rPr>
          <w:i/>
        </w:rPr>
        <w:t>принудительная ручная установка значения баланса</w:t>
      </w:r>
      <w:r>
        <w:t>)</w:t>
      </w:r>
      <w:r w:rsidRPr="00F140A4">
        <w:t>;</w:t>
      </w:r>
    </w:p>
    <w:p w14:paraId="7410E31E" w14:textId="77777777" w:rsidR="00B86CD9" w:rsidRDefault="00B86CD9" w:rsidP="00B86CD9">
      <w:pPr>
        <w:pStyle w:val="21"/>
        <w:numPr>
          <w:ilvl w:val="0"/>
          <w:numId w:val="19"/>
        </w:numPr>
      </w:pPr>
      <w:r>
        <w:t>ссылку на ТТЗ, в результате которой произошло автоматическое формирование ТТБ по причине успешного завершения ТТЗ (если есть ТТЗ)</w:t>
      </w:r>
      <w:r w:rsidRPr="0036030F">
        <w:t>;</w:t>
      </w:r>
    </w:p>
    <w:p w14:paraId="46E5DDE6" w14:textId="77777777" w:rsidR="00B86CD9" w:rsidRDefault="00B86CD9" w:rsidP="00B86CD9">
      <w:pPr>
        <w:pStyle w:val="21"/>
        <w:numPr>
          <w:ilvl w:val="0"/>
          <w:numId w:val="19"/>
        </w:numPr>
      </w:pPr>
      <w:r>
        <w:t>стоимость:</w:t>
      </w:r>
    </w:p>
    <w:p w14:paraId="7B7E9EE3" w14:textId="77777777" w:rsidR="00B86CD9" w:rsidRPr="0050604F" w:rsidRDefault="00B86CD9" w:rsidP="00B86CD9">
      <w:pPr>
        <w:pStyle w:val="21"/>
        <w:numPr>
          <w:ilvl w:val="1"/>
          <w:numId w:val="19"/>
        </w:numPr>
      </w:pPr>
      <w:r>
        <w:t>минуты зарядки на момент старта ТТБ</w:t>
      </w:r>
      <w:r w:rsidRPr="0066372D">
        <w:t xml:space="preserve"> </w:t>
      </w:r>
      <w:r>
        <w:t>в единицах валюты</w:t>
      </w:r>
      <w:r w:rsidRPr="0050604F">
        <w:t>;</w:t>
      </w:r>
    </w:p>
    <w:p w14:paraId="43A25E9B" w14:textId="77777777" w:rsidR="00B86CD9" w:rsidRDefault="00B86CD9" w:rsidP="00B86CD9">
      <w:pPr>
        <w:pStyle w:val="21"/>
        <w:numPr>
          <w:ilvl w:val="1"/>
          <w:numId w:val="19"/>
        </w:numPr>
      </w:pPr>
      <w:r>
        <w:t>стоимость кВт*ч на момент старта ТТБ в единицах валюты</w:t>
      </w:r>
      <w:r w:rsidRPr="0050604F">
        <w:t>;</w:t>
      </w:r>
      <w:r w:rsidRPr="00E97440">
        <w:t xml:space="preserve"> </w:t>
      </w:r>
    </w:p>
    <w:p w14:paraId="471428C4" w14:textId="77777777" w:rsidR="00B86CD9" w:rsidRPr="00B86CD9" w:rsidRDefault="00B86CD9" w:rsidP="00B86CD9">
      <w:pPr>
        <w:pStyle w:val="21"/>
        <w:ind w:left="1797" w:firstLine="0"/>
      </w:pPr>
      <w:r>
        <w:lastRenderedPageBreak/>
        <w:t xml:space="preserve">Примечание: поле стоимости должно поддерживать возможность хранения пар «ключ-значение», для модуля </w:t>
      </w:r>
      <w:r>
        <w:rPr>
          <w:lang w:val="en-US"/>
        </w:rPr>
        <w:t>Charge</w:t>
      </w:r>
      <w:r w:rsidRPr="00B86CD9">
        <w:t xml:space="preserve"> </w:t>
      </w:r>
      <w:r>
        <w:t>это стоимость минуты и стоимость кВт*ч, для тарификации платных функций ДКС это стоимость услуг ДКС в месяц.</w:t>
      </w:r>
    </w:p>
    <w:p w14:paraId="6B6CB37A" w14:textId="77777777" w:rsidR="00B86CD9" w:rsidRPr="00F140A4" w:rsidRDefault="00B86CD9" w:rsidP="00B86CD9">
      <w:pPr>
        <w:pStyle w:val="21"/>
        <w:numPr>
          <w:ilvl w:val="0"/>
          <w:numId w:val="19"/>
        </w:numPr>
      </w:pPr>
      <w:r>
        <w:t xml:space="preserve">величину </w:t>
      </w:r>
      <w:r w:rsidRPr="0050604F">
        <w:rPr>
          <w:b/>
        </w:rPr>
        <w:t>изменения</w:t>
      </w:r>
      <w:r>
        <w:t xml:space="preserve"> </w:t>
      </w:r>
      <w:r w:rsidRPr="00211C13">
        <w:rPr>
          <w:b/>
        </w:rPr>
        <w:t>баланса</w:t>
      </w:r>
      <w:r>
        <w:t xml:space="preserve"> в единицах валюты (может быть положительным если причина «пополнение баланса» и отрицательным если причина «получение услуги»)</w:t>
      </w:r>
      <w:r w:rsidRPr="00F140A4">
        <w:t>;</w:t>
      </w:r>
    </w:p>
    <w:p w14:paraId="442E4C13" w14:textId="77777777" w:rsidR="00B86CD9" w:rsidRDefault="00B86CD9" w:rsidP="00B86CD9">
      <w:pPr>
        <w:pStyle w:val="21"/>
        <w:numPr>
          <w:ilvl w:val="0"/>
          <w:numId w:val="19"/>
        </w:numPr>
      </w:pPr>
      <w:r>
        <w:t xml:space="preserve">или фиксированное </w:t>
      </w:r>
      <w:r w:rsidRPr="0050604F">
        <w:rPr>
          <w:b/>
        </w:rPr>
        <w:t xml:space="preserve">значение </w:t>
      </w:r>
      <w:r w:rsidRPr="00211C13">
        <w:rPr>
          <w:b/>
        </w:rPr>
        <w:t>баланса</w:t>
      </w:r>
      <w:r>
        <w:t>, которое необходимо установить,</w:t>
      </w:r>
      <w:r w:rsidRPr="00F140A4">
        <w:t xml:space="preserve"> </w:t>
      </w:r>
      <w:r>
        <w:t>если причина «принудительная корректировка баланса»</w:t>
      </w:r>
      <w:r w:rsidRPr="001338F6">
        <w:t>;</w:t>
      </w:r>
    </w:p>
    <w:p w14:paraId="3F295F60" w14:textId="77777777" w:rsidR="00B86CD9" w:rsidRPr="0066372D" w:rsidRDefault="00B86CD9" w:rsidP="00B86CD9">
      <w:pPr>
        <w:pStyle w:val="21"/>
        <w:numPr>
          <w:ilvl w:val="0"/>
          <w:numId w:val="19"/>
        </w:numPr>
      </w:pPr>
      <w:r>
        <w:t xml:space="preserve">признак </w:t>
      </w:r>
      <w:r w:rsidRPr="00C34C9D">
        <w:rPr>
          <w:b/>
        </w:rPr>
        <w:t>«выставлен счет»</w:t>
      </w:r>
      <w:r>
        <w:t xml:space="preserve">. Признак строковый, необходим для автоматического формирования счета по новым транзакциям для клиента. Изначально система формирует ТТБ с признаком «выставлен счет» == </w:t>
      </w:r>
      <w:r>
        <w:rPr>
          <w:lang w:val="en-US"/>
        </w:rPr>
        <w:t>NULL</w:t>
      </w:r>
      <w:r>
        <w:t>, в ходе выставления счета в признак записывается строка символов (дата выставления и номер счета, либо «да», либо иная строка), и ТТБ с «выставлен счет</w:t>
      </w:r>
      <w:proofErr w:type="gramStart"/>
      <w:r>
        <w:t>» !</w:t>
      </w:r>
      <w:proofErr w:type="gramEnd"/>
      <w:r>
        <w:t xml:space="preserve">= </w:t>
      </w:r>
      <w:r>
        <w:rPr>
          <w:lang w:val="en-US"/>
        </w:rPr>
        <w:t>NULL</w:t>
      </w:r>
      <w:r>
        <w:t xml:space="preserve"> не участвуют в формировании счета</w:t>
      </w:r>
      <w:r>
        <w:rPr>
          <w:lang w:val="en-US"/>
        </w:rPr>
        <w:t>;</w:t>
      </w:r>
    </w:p>
    <w:p w14:paraId="313CC3FC" w14:textId="77777777" w:rsidR="00B86CD9" w:rsidRPr="000C625B" w:rsidRDefault="00B86CD9" w:rsidP="00B86CD9">
      <w:pPr>
        <w:pStyle w:val="21"/>
        <w:numPr>
          <w:ilvl w:val="0"/>
          <w:numId w:val="19"/>
        </w:numPr>
      </w:pPr>
      <w:r>
        <w:t>примечание</w:t>
      </w:r>
      <w:r>
        <w:rPr>
          <w:lang w:val="en-US"/>
        </w:rPr>
        <w:t>;</w:t>
      </w:r>
    </w:p>
    <w:p w14:paraId="0247C254" w14:textId="77777777" w:rsidR="00B86CD9" w:rsidRPr="00890ABD" w:rsidRDefault="00B86CD9" w:rsidP="00B86CD9">
      <w:pPr>
        <w:pStyle w:val="21"/>
        <w:ind w:left="717" w:firstLine="0"/>
      </w:pPr>
    </w:p>
    <w:p w14:paraId="15F6CDBD" w14:textId="77777777" w:rsidR="00B86CD9" w:rsidRPr="000C625B" w:rsidRDefault="00B86CD9" w:rsidP="00B86CD9">
      <w:pPr>
        <w:pStyle w:val="21"/>
        <w:ind w:left="717" w:firstLine="0"/>
      </w:pPr>
    </w:p>
    <w:p w14:paraId="383F7F22" w14:textId="77777777" w:rsidR="00B86CD9" w:rsidRDefault="00B86CD9" w:rsidP="00B86CD9">
      <w:pPr>
        <w:pStyle w:val="21"/>
      </w:pPr>
      <w:r>
        <w:t xml:space="preserve">ТТБ создаются и открываются в момент формирования ТТЗ на зарядку. </w:t>
      </w:r>
    </w:p>
    <w:p w14:paraId="76FD0565" w14:textId="77777777" w:rsidR="00B86CD9" w:rsidRDefault="00B86CD9" w:rsidP="00B86CD9">
      <w:pPr>
        <w:pStyle w:val="21"/>
        <w:keepNext/>
        <w:ind w:left="714" w:firstLine="0"/>
      </w:pPr>
      <w:r>
        <w:t>При удаленном старте через веб-интерфейс:</w:t>
      </w:r>
    </w:p>
    <w:p w14:paraId="63C4FDB5" w14:textId="77777777" w:rsidR="00B86CD9" w:rsidRDefault="00B86CD9" w:rsidP="00B86CD9">
      <w:pPr>
        <w:pStyle w:val="21"/>
        <w:numPr>
          <w:ilvl w:val="0"/>
          <w:numId w:val="19"/>
        </w:numPr>
      </w:pPr>
      <w:r>
        <w:t>пользователь открывает карточку станции</w:t>
      </w:r>
      <w:r>
        <w:rPr>
          <w:lang w:val="en-US"/>
        </w:rPr>
        <w:t>;</w:t>
      </w:r>
    </w:p>
    <w:p w14:paraId="1745F913" w14:textId="77777777" w:rsidR="00B86CD9" w:rsidRDefault="00B86CD9" w:rsidP="00B86CD9">
      <w:pPr>
        <w:pStyle w:val="21"/>
        <w:numPr>
          <w:ilvl w:val="0"/>
          <w:numId w:val="19"/>
        </w:numPr>
      </w:pPr>
      <w:r>
        <w:t>система анализирует набор тарифов и формирует на карточке станции «предложение» в виде цены за минуту зарядки и цены за кВт*ч</w:t>
      </w:r>
      <w:r w:rsidRPr="001E3718">
        <w:t>;</w:t>
      </w:r>
    </w:p>
    <w:p w14:paraId="72710C17" w14:textId="77777777" w:rsidR="00B86CD9" w:rsidRDefault="00B86CD9" w:rsidP="00B86CD9">
      <w:pPr>
        <w:pStyle w:val="21"/>
        <w:numPr>
          <w:ilvl w:val="0"/>
          <w:numId w:val="19"/>
        </w:numPr>
      </w:pPr>
      <w:r>
        <w:t>если пользователь согласен, он нажимает кнопку старта зарядки</w:t>
      </w:r>
      <w:r w:rsidRPr="001E3718">
        <w:t>;</w:t>
      </w:r>
    </w:p>
    <w:p w14:paraId="75E9C56A" w14:textId="77777777" w:rsidR="00B86CD9" w:rsidRDefault="00B86CD9" w:rsidP="00B86CD9">
      <w:pPr>
        <w:pStyle w:val="21"/>
        <w:numPr>
          <w:ilvl w:val="0"/>
          <w:numId w:val="19"/>
        </w:numPr>
      </w:pPr>
      <w:r>
        <w:t>в момент старта зарядки формируются ТТЗ и ТТБ, в поля ТТБ записываются цены минуты и кВт*ч и с этого момента они уже не изменяются в ТТБ;</w:t>
      </w:r>
    </w:p>
    <w:p w14:paraId="2447657A" w14:textId="77777777" w:rsidR="00B86CD9" w:rsidRDefault="00B86CD9" w:rsidP="00B86CD9">
      <w:pPr>
        <w:pStyle w:val="21"/>
        <w:numPr>
          <w:ilvl w:val="0"/>
          <w:numId w:val="19"/>
        </w:numPr>
      </w:pPr>
      <w:r>
        <w:t>на карточке станции в момент зарядки происходит отображение длительности сессии, отпущенной электроэнергии и предварительная стоимость сессии на основе этих данных</w:t>
      </w:r>
      <w:r w:rsidRPr="00E97440">
        <w:t>;</w:t>
      </w:r>
    </w:p>
    <w:p w14:paraId="620CB76F" w14:textId="77777777" w:rsidR="00B86CD9" w:rsidRDefault="00B86CD9" w:rsidP="00B86CD9">
      <w:pPr>
        <w:pStyle w:val="21"/>
        <w:numPr>
          <w:ilvl w:val="0"/>
          <w:numId w:val="19"/>
        </w:numPr>
      </w:pPr>
      <w:r>
        <w:t>по окончании зарядки в поле изменения счета ТТБ по фактически измеренной продолжительности ТТЗ и кол-ву отпущенной электроэнергии вычисляется и записывается значение «изменение баланса» в единицах валюты, в этот же момент транзакция закрывается.</w:t>
      </w:r>
    </w:p>
    <w:p w14:paraId="1CE60D6B" w14:textId="77777777" w:rsidR="00B86CD9" w:rsidRDefault="00B86CD9" w:rsidP="00B86CD9">
      <w:pPr>
        <w:pStyle w:val="21"/>
        <w:keepNext/>
        <w:ind w:left="714" w:firstLine="0"/>
      </w:pPr>
      <w:r>
        <w:t xml:space="preserve">При локальном старте зарядки через </w:t>
      </w:r>
      <w:r>
        <w:rPr>
          <w:lang w:val="en-US"/>
        </w:rPr>
        <w:t>RFID</w:t>
      </w:r>
      <w:r w:rsidRPr="001E3718">
        <w:t>-</w:t>
      </w:r>
      <w:r>
        <w:t>карту:</w:t>
      </w:r>
    </w:p>
    <w:p w14:paraId="409D9185" w14:textId="77777777" w:rsidR="00B86CD9" w:rsidRDefault="00B86CD9" w:rsidP="00B86CD9">
      <w:pPr>
        <w:pStyle w:val="21"/>
        <w:numPr>
          <w:ilvl w:val="0"/>
          <w:numId w:val="19"/>
        </w:numPr>
      </w:pPr>
      <w:r>
        <w:t xml:space="preserve">в момент старта зарядки формируются ТТЗ и ТТБ, </w:t>
      </w:r>
    </w:p>
    <w:p w14:paraId="77E47860" w14:textId="77777777" w:rsidR="00B86CD9" w:rsidRDefault="00B86CD9" w:rsidP="00B86CD9">
      <w:pPr>
        <w:pStyle w:val="21"/>
        <w:numPr>
          <w:ilvl w:val="0"/>
          <w:numId w:val="19"/>
        </w:numPr>
      </w:pPr>
      <w:r>
        <w:t>система анализирует стек тарифов и формирует цены минуты и кВт*ч, в поля ТТБ записываются цены минуты и кВт*ч и с этого момента они уже не изменяются в ТТБ;</w:t>
      </w:r>
    </w:p>
    <w:p w14:paraId="12EAEBA5" w14:textId="77777777" w:rsidR="00B86CD9" w:rsidRDefault="00B86CD9" w:rsidP="00B86CD9">
      <w:pPr>
        <w:pStyle w:val="21"/>
        <w:numPr>
          <w:ilvl w:val="0"/>
          <w:numId w:val="19"/>
        </w:numPr>
      </w:pPr>
      <w:r>
        <w:t>по окончании зарядки в поле изменения счета ТТБ по фактически измеренной продолжительности ТТЗ и кол-ву отпущенной электроэнергии вычисляется и записывается значение «изменение баланса» в единицах валюты, в этот же момент транзакция закрывается.</w:t>
      </w:r>
    </w:p>
    <w:p w14:paraId="595EDAA7" w14:textId="46697B6D" w:rsidR="00B86CD9" w:rsidRPr="00493824" w:rsidRDefault="00493824" w:rsidP="00493824">
      <w:pPr>
        <w:pStyle w:val="3"/>
        <w:rPr>
          <w:lang w:val="en-US"/>
        </w:rPr>
      </w:pPr>
      <w:r>
        <w:t>Тариф</w:t>
      </w:r>
      <w:r>
        <w:rPr>
          <w:lang w:val="en-US"/>
        </w:rPr>
        <w:t xml:space="preserve"> Charge</w:t>
      </w:r>
    </w:p>
    <w:p w14:paraId="26F71DF9" w14:textId="77777777" w:rsidR="00B86CD9" w:rsidRDefault="00B86CD9" w:rsidP="00B86CD9">
      <w:pPr>
        <w:pStyle w:val="21"/>
      </w:pPr>
      <w:r>
        <w:t xml:space="preserve">Тариф существует в пределах одного пространства - в пространстве не может быть нескольких тарифов с одинаковым названием, но может существовать множество версий тарифа. Только одна версия тарифа может быть «действующий», остальные всегда </w:t>
      </w:r>
      <w:r>
        <w:lastRenderedPageBreak/>
        <w:t xml:space="preserve">«архивные». В разных пространствах могут существовать тарифы с одинаковым названием, чтобы разные клиенты не мешали работе друг друга. </w:t>
      </w:r>
    </w:p>
    <w:p w14:paraId="7145A31C" w14:textId="77777777" w:rsidR="00B86CD9" w:rsidRDefault="00B86CD9" w:rsidP="00B86CD9">
      <w:pPr>
        <w:pStyle w:val="21"/>
      </w:pPr>
      <w:r>
        <w:t>Тариф содержит:</w:t>
      </w:r>
    </w:p>
    <w:p w14:paraId="178F5838" w14:textId="77777777" w:rsidR="00B86CD9" w:rsidRPr="00E83352" w:rsidRDefault="00B86CD9" w:rsidP="00B86CD9">
      <w:pPr>
        <w:pStyle w:val="21"/>
        <w:numPr>
          <w:ilvl w:val="0"/>
          <w:numId w:val="19"/>
        </w:numPr>
        <w:rPr>
          <w:highlight w:val="cyan"/>
          <w:rPrChange w:id="673" w:author="Буссе Дмитрий Александрович" w:date="2024-06-26T17:38:00Z">
            <w:rPr/>
          </w:rPrChange>
        </w:rPr>
      </w:pPr>
      <w:r w:rsidRPr="00E83352">
        <w:rPr>
          <w:highlight w:val="cyan"/>
          <w:rPrChange w:id="674" w:author="Буссе Дмитрий Александрович" w:date="2024-06-26T17:38:00Z">
            <w:rPr/>
          </w:rPrChange>
        </w:rPr>
        <w:t xml:space="preserve">уникальный </w:t>
      </w:r>
      <w:r w:rsidRPr="00E83352">
        <w:rPr>
          <w:highlight w:val="cyan"/>
          <w:lang w:val="en-US"/>
          <w:rPrChange w:id="675" w:author="Буссе Дмитрий Александрович" w:date="2024-06-26T17:38:00Z">
            <w:rPr>
              <w:lang w:val="en-US"/>
            </w:rPr>
          </w:rPrChange>
        </w:rPr>
        <w:t>ID</w:t>
      </w:r>
      <w:r w:rsidRPr="00E83352">
        <w:rPr>
          <w:highlight w:val="cyan"/>
          <w:rPrChange w:id="676" w:author="Буссе Дмитрий Александрович" w:date="2024-06-26T17:38:00Z">
            <w:rPr/>
          </w:rPrChange>
        </w:rPr>
        <w:t xml:space="preserve"> версии тарифа (присваивается системой в момент создания тарифа, обязательно – чем тариф «новее» по времени, тем у него больше значение </w:t>
      </w:r>
      <w:r w:rsidRPr="00E83352">
        <w:rPr>
          <w:highlight w:val="cyan"/>
          <w:lang w:val="en-US"/>
          <w:rPrChange w:id="677" w:author="Буссе Дмитрий Александрович" w:date="2024-06-26T17:38:00Z">
            <w:rPr>
              <w:lang w:val="en-US"/>
            </w:rPr>
          </w:rPrChange>
        </w:rPr>
        <w:t>ID</w:t>
      </w:r>
      <w:r w:rsidRPr="00E83352">
        <w:rPr>
          <w:highlight w:val="cyan"/>
          <w:rPrChange w:id="678" w:author="Буссе Дмитрий Александрович" w:date="2024-06-26T17:38:00Z">
            <w:rPr/>
          </w:rPrChange>
        </w:rPr>
        <w:t>);</w:t>
      </w:r>
    </w:p>
    <w:p w14:paraId="7138174F" w14:textId="77777777" w:rsidR="00B86CD9" w:rsidRPr="00E83352" w:rsidRDefault="00B86CD9" w:rsidP="00B86CD9">
      <w:pPr>
        <w:pStyle w:val="21"/>
        <w:numPr>
          <w:ilvl w:val="0"/>
          <w:numId w:val="19"/>
        </w:numPr>
        <w:rPr>
          <w:highlight w:val="cyan"/>
          <w:rPrChange w:id="679" w:author="Буссе Дмитрий Александрович" w:date="2024-06-26T17:38:00Z">
            <w:rPr/>
          </w:rPrChange>
        </w:rPr>
      </w:pPr>
      <w:r w:rsidRPr="00E83352">
        <w:rPr>
          <w:highlight w:val="cyan"/>
          <w:rPrChange w:id="680" w:author="Буссе Дмитрий Александрович" w:date="2024-06-26T17:38:00Z">
            <w:rPr/>
          </w:rPrChange>
        </w:rPr>
        <w:t>название тарифа (формируется пользователем)</w:t>
      </w:r>
      <w:r w:rsidRPr="00E83352">
        <w:rPr>
          <w:highlight w:val="cyan"/>
          <w:lang w:val="en-US"/>
          <w:rPrChange w:id="681" w:author="Буссе Дмитрий Александрович" w:date="2024-06-26T17:38:00Z">
            <w:rPr>
              <w:lang w:val="en-US"/>
            </w:rPr>
          </w:rPrChange>
        </w:rPr>
        <w:t>;</w:t>
      </w:r>
    </w:p>
    <w:p w14:paraId="0FE33008" w14:textId="77777777" w:rsidR="00B86CD9" w:rsidRPr="00E83352" w:rsidRDefault="00B86CD9" w:rsidP="00B86CD9">
      <w:pPr>
        <w:pStyle w:val="21"/>
        <w:numPr>
          <w:ilvl w:val="0"/>
          <w:numId w:val="19"/>
        </w:numPr>
        <w:rPr>
          <w:highlight w:val="cyan"/>
          <w:rPrChange w:id="682" w:author="Буссе Дмитрий Александрович" w:date="2024-06-26T17:38:00Z">
            <w:rPr/>
          </w:rPrChange>
        </w:rPr>
      </w:pPr>
      <w:r w:rsidRPr="00E83352">
        <w:rPr>
          <w:highlight w:val="cyan"/>
          <w:rPrChange w:id="683" w:author="Буссе Дмитрий Александрович" w:date="2024-06-26T17:38:00Z">
            <w:rPr/>
          </w:rPrChange>
        </w:rPr>
        <w:t xml:space="preserve">версия (автоматически инкрементируется при изменении тарифа, не обязательно версии должны для каждого тарифа инкрементироваться последовательно и индивидуально, главное – чтобы более новые версии имели номер версии больше, чем у более старых версий, вероятно, можно использовать </w:t>
      </w:r>
      <w:r w:rsidRPr="00E83352">
        <w:rPr>
          <w:highlight w:val="cyan"/>
          <w:lang w:val="en-US"/>
          <w:rPrChange w:id="684" w:author="Буссе Дмитрий Александрович" w:date="2024-06-26T17:38:00Z">
            <w:rPr>
              <w:lang w:val="en-US"/>
            </w:rPr>
          </w:rPrChange>
        </w:rPr>
        <w:t>ID</w:t>
      </w:r>
      <w:r w:rsidRPr="00E83352">
        <w:rPr>
          <w:highlight w:val="cyan"/>
          <w:rPrChange w:id="685" w:author="Буссе Дмитрий Александрович" w:date="2024-06-26T17:38:00Z">
            <w:rPr/>
          </w:rPrChange>
        </w:rPr>
        <w:t xml:space="preserve"> в качестве версии);</w:t>
      </w:r>
    </w:p>
    <w:p w14:paraId="19B65FFA" w14:textId="45702D8D" w:rsidR="00B86CD9" w:rsidRPr="00E83352" w:rsidRDefault="00B86CD9" w:rsidP="00B86CD9">
      <w:pPr>
        <w:pStyle w:val="21"/>
        <w:numPr>
          <w:ilvl w:val="0"/>
          <w:numId w:val="19"/>
        </w:numPr>
        <w:rPr>
          <w:highlight w:val="cyan"/>
          <w:rPrChange w:id="686" w:author="Буссе Дмитрий Александрович" w:date="2024-06-26T17:38:00Z">
            <w:rPr/>
          </w:rPrChange>
        </w:rPr>
      </w:pPr>
      <w:r w:rsidRPr="00E83352">
        <w:rPr>
          <w:highlight w:val="cyan"/>
          <w:rPrChange w:id="687" w:author="Буссе Дмитрий Александрович" w:date="2024-06-26T17:38:00Z">
            <w:rPr/>
          </w:rPrChange>
        </w:rPr>
        <w:t>признак пространства, в котором тариф создан;</w:t>
      </w:r>
    </w:p>
    <w:p w14:paraId="12F89DAD" w14:textId="77777777" w:rsidR="00167F0D" w:rsidRPr="00E83352" w:rsidRDefault="00167F0D" w:rsidP="00167F0D">
      <w:pPr>
        <w:pStyle w:val="21"/>
        <w:numPr>
          <w:ilvl w:val="0"/>
          <w:numId w:val="19"/>
        </w:numPr>
        <w:rPr>
          <w:highlight w:val="cyan"/>
          <w:rPrChange w:id="688" w:author="Буссе Дмитрий Александрович" w:date="2024-06-26T17:38:00Z">
            <w:rPr/>
          </w:rPrChange>
        </w:rPr>
      </w:pPr>
      <w:r w:rsidRPr="00E83352">
        <w:rPr>
          <w:highlight w:val="cyan"/>
          <w:rPrChange w:id="689" w:author="Буссе Дмитрий Александрович" w:date="2024-06-26T17:38:00Z">
            <w:rPr/>
          </w:rPrChange>
        </w:rPr>
        <w:t>признак версии «действующий/архивный»</w:t>
      </w:r>
      <w:r w:rsidRPr="00E83352">
        <w:rPr>
          <w:highlight w:val="cyan"/>
          <w:lang w:val="en-US"/>
          <w:rPrChange w:id="690" w:author="Буссе Дмитрий Александрович" w:date="2024-06-26T17:38:00Z">
            <w:rPr>
              <w:lang w:val="en-US"/>
            </w:rPr>
          </w:rPrChange>
        </w:rPr>
        <w:t>;</w:t>
      </w:r>
    </w:p>
    <w:p w14:paraId="29B01037" w14:textId="77777777" w:rsidR="00167F0D" w:rsidRPr="00E83352" w:rsidRDefault="00167F0D" w:rsidP="00167F0D">
      <w:pPr>
        <w:pStyle w:val="21"/>
        <w:numPr>
          <w:ilvl w:val="0"/>
          <w:numId w:val="19"/>
        </w:numPr>
        <w:rPr>
          <w:highlight w:val="cyan"/>
          <w:rPrChange w:id="691" w:author="Буссе Дмитрий Александрович" w:date="2024-06-26T17:38:00Z">
            <w:rPr/>
          </w:rPrChange>
        </w:rPr>
      </w:pPr>
      <w:r w:rsidRPr="00E83352">
        <w:rPr>
          <w:highlight w:val="cyan"/>
          <w:lang w:val="en-US"/>
          <w:rPrChange w:id="692" w:author="Буссе Дмитрий Александрович" w:date="2024-06-26T17:38:00Z">
            <w:rPr>
              <w:lang w:val="en-US"/>
            </w:rPr>
          </w:rPrChange>
        </w:rPr>
        <w:t>timestamp</w:t>
      </w:r>
      <w:r w:rsidRPr="00E83352">
        <w:rPr>
          <w:highlight w:val="cyan"/>
          <w:rPrChange w:id="693" w:author="Буссе Дмитрий Александрович" w:date="2024-06-26T17:38:00Z">
            <w:rPr/>
          </w:rPrChange>
        </w:rPr>
        <w:t xml:space="preserve"> времени создания версии тарифа;</w:t>
      </w:r>
    </w:p>
    <w:p w14:paraId="45F7F4E7" w14:textId="77777777" w:rsidR="00167F0D" w:rsidRPr="00E83352" w:rsidRDefault="00167F0D" w:rsidP="00167F0D">
      <w:pPr>
        <w:pStyle w:val="21"/>
        <w:numPr>
          <w:ilvl w:val="0"/>
          <w:numId w:val="19"/>
        </w:numPr>
        <w:rPr>
          <w:highlight w:val="cyan"/>
          <w:rPrChange w:id="694" w:author="Буссе Дмитрий Александрович" w:date="2024-06-26T17:38:00Z">
            <w:rPr/>
          </w:rPrChange>
        </w:rPr>
      </w:pPr>
      <w:r w:rsidRPr="00E83352">
        <w:rPr>
          <w:highlight w:val="cyan"/>
          <w:rPrChange w:id="695" w:author="Буссе Дмитрий Александрович" w:date="2024-06-26T17:38:00Z">
            <w:rPr/>
          </w:rPrChange>
        </w:rPr>
        <w:t>признак пользователя, который создал новый тариф или создал версию существующего;</w:t>
      </w:r>
    </w:p>
    <w:p w14:paraId="529FF4A1" w14:textId="77777777" w:rsidR="00167F0D" w:rsidRPr="00E83352" w:rsidRDefault="00167F0D" w:rsidP="00167F0D">
      <w:pPr>
        <w:pStyle w:val="21"/>
        <w:numPr>
          <w:ilvl w:val="0"/>
          <w:numId w:val="19"/>
        </w:numPr>
        <w:rPr>
          <w:highlight w:val="cyan"/>
          <w:rPrChange w:id="696" w:author="Буссе Дмитрий Александрович" w:date="2024-06-26T17:38:00Z">
            <w:rPr/>
          </w:rPrChange>
        </w:rPr>
      </w:pPr>
      <w:r w:rsidRPr="00E83352">
        <w:rPr>
          <w:highlight w:val="cyan"/>
          <w:lang w:val="en-US"/>
          <w:rPrChange w:id="697" w:author="Буссе Дмитрий Александрович" w:date="2024-06-26T17:38:00Z">
            <w:rPr>
              <w:lang w:val="en-US"/>
            </w:rPr>
          </w:rPrChange>
        </w:rPr>
        <w:t>timestamp</w:t>
      </w:r>
      <w:r w:rsidRPr="00E83352">
        <w:rPr>
          <w:highlight w:val="cyan"/>
          <w:rPrChange w:id="698" w:author="Буссе Дмитрий Александрович" w:date="2024-06-26T17:38:00Z">
            <w:rPr/>
          </w:rPrChange>
        </w:rPr>
        <w:t xml:space="preserve"> времени перевода версии тарифа в «архивный»;</w:t>
      </w:r>
    </w:p>
    <w:p w14:paraId="05DC736C" w14:textId="6BDF3381" w:rsidR="00327499" w:rsidRPr="00E83352" w:rsidRDefault="00327499" w:rsidP="00327499">
      <w:pPr>
        <w:pStyle w:val="21"/>
        <w:numPr>
          <w:ilvl w:val="0"/>
          <w:numId w:val="19"/>
        </w:numPr>
        <w:rPr>
          <w:highlight w:val="cyan"/>
          <w:rPrChange w:id="699" w:author="Буссе Дмитрий Александрович" w:date="2024-06-26T17:38:00Z">
            <w:rPr/>
          </w:rPrChange>
        </w:rPr>
      </w:pPr>
      <w:r w:rsidRPr="00E83352">
        <w:rPr>
          <w:highlight w:val="cyan"/>
          <w:rPrChange w:id="700" w:author="Буссе Дмитрий Александрович" w:date="2024-06-26T17:38:00Z">
            <w:rPr/>
          </w:rPrChange>
        </w:rPr>
        <w:t>признак пользователя, который перевел тариф в «архивный»;</w:t>
      </w:r>
    </w:p>
    <w:p w14:paraId="3B279578" w14:textId="77777777" w:rsidR="00B86CD9" w:rsidRPr="00E83352" w:rsidRDefault="00B86CD9" w:rsidP="00B86CD9">
      <w:pPr>
        <w:pStyle w:val="21"/>
        <w:numPr>
          <w:ilvl w:val="0"/>
          <w:numId w:val="19"/>
        </w:numPr>
        <w:rPr>
          <w:highlight w:val="cyan"/>
          <w:rPrChange w:id="701" w:author="Буссе Дмитрий Александрович" w:date="2024-06-26T17:38:00Z">
            <w:rPr/>
          </w:rPrChange>
        </w:rPr>
      </w:pPr>
      <w:r w:rsidRPr="00E83352">
        <w:rPr>
          <w:highlight w:val="cyan"/>
          <w:rPrChange w:id="702" w:author="Буссе Дмитрий Александрович" w:date="2024-06-26T17:38:00Z">
            <w:rPr/>
          </w:rPrChange>
        </w:rPr>
        <w:t>цена в единицах валюты за кВт*ч, может быть 0 или числовое значение;</w:t>
      </w:r>
    </w:p>
    <w:p w14:paraId="789DF1EF" w14:textId="77777777" w:rsidR="00B86CD9" w:rsidRPr="00E83352" w:rsidRDefault="00B86CD9" w:rsidP="00B86CD9">
      <w:pPr>
        <w:pStyle w:val="21"/>
        <w:numPr>
          <w:ilvl w:val="0"/>
          <w:numId w:val="19"/>
        </w:numPr>
        <w:rPr>
          <w:highlight w:val="cyan"/>
          <w:rPrChange w:id="703" w:author="Буссе Дмитрий Александрович" w:date="2024-06-26T17:38:00Z">
            <w:rPr/>
          </w:rPrChange>
        </w:rPr>
      </w:pPr>
      <w:r w:rsidRPr="00E83352">
        <w:rPr>
          <w:highlight w:val="cyan"/>
          <w:rPrChange w:id="704" w:author="Буссе Дмитрий Александрович" w:date="2024-06-26T17:38:00Z">
            <w:rPr/>
          </w:rPrChange>
        </w:rPr>
        <w:t>цена в единицах валюты за минуту, может быть 0 или числовое значение;</w:t>
      </w:r>
    </w:p>
    <w:p w14:paraId="5E5759C1" w14:textId="77777777" w:rsidR="00B86CD9" w:rsidRPr="00F509B2" w:rsidRDefault="00B86CD9" w:rsidP="00B86CD9">
      <w:pPr>
        <w:pStyle w:val="21"/>
        <w:numPr>
          <w:ilvl w:val="0"/>
          <w:numId w:val="19"/>
        </w:numPr>
        <w:rPr>
          <w:highlight w:val="green"/>
          <w:rPrChange w:id="705" w:author="Буссе Дмитрий Александрович" w:date="2024-06-26T18:01:00Z">
            <w:rPr/>
          </w:rPrChange>
        </w:rPr>
      </w:pPr>
      <w:r w:rsidRPr="00F509B2">
        <w:rPr>
          <w:highlight w:val="green"/>
          <w:rPrChange w:id="706" w:author="Буссе Дмитрий Александрович" w:date="2024-06-26T18:01:00Z">
            <w:rPr/>
          </w:rPrChange>
        </w:rPr>
        <w:t>промежуток времени суток начала и окончания действия тарифа час и минута по часовому поясу пространства (если пусто, то тариф действует круглосуточно);</w:t>
      </w:r>
    </w:p>
    <w:p w14:paraId="581B2BBC" w14:textId="77777777" w:rsidR="00B86CD9" w:rsidRPr="00F509B2" w:rsidRDefault="00B86CD9" w:rsidP="00B86CD9">
      <w:pPr>
        <w:pStyle w:val="21"/>
        <w:numPr>
          <w:ilvl w:val="0"/>
          <w:numId w:val="19"/>
        </w:numPr>
        <w:rPr>
          <w:highlight w:val="green"/>
          <w:rPrChange w:id="707" w:author="Буссе Дмитрий Александрович" w:date="2024-06-26T18:01:00Z">
            <w:rPr/>
          </w:rPrChange>
        </w:rPr>
      </w:pPr>
      <w:r w:rsidRPr="00F509B2">
        <w:rPr>
          <w:highlight w:val="green"/>
          <w:rPrChange w:id="708" w:author="Буссе Дмитрий Александрович" w:date="2024-06-26T18:01:00Z">
            <w:rPr/>
          </w:rPrChange>
        </w:rPr>
        <w:t>перечень дней недели действия тарифа по часовому поясу пространства (могут быть перечислены отдельные дни недели «</w:t>
      </w:r>
      <w:proofErr w:type="spellStart"/>
      <w:r w:rsidRPr="00F509B2">
        <w:rPr>
          <w:highlight w:val="green"/>
          <w:rPrChange w:id="709" w:author="Буссе Дмитрий Александрович" w:date="2024-06-26T18:01:00Z">
            <w:rPr/>
          </w:rPrChange>
        </w:rPr>
        <w:t>пн</w:t>
      </w:r>
      <w:proofErr w:type="spellEnd"/>
      <w:r w:rsidRPr="00F509B2">
        <w:rPr>
          <w:highlight w:val="green"/>
          <w:rPrChange w:id="710" w:author="Буссе Дмитрий Александрович" w:date="2024-06-26T18:01:00Z">
            <w:rPr/>
          </w:rPrChange>
        </w:rPr>
        <w:t xml:space="preserve">, </w:t>
      </w:r>
      <w:proofErr w:type="spellStart"/>
      <w:r w:rsidRPr="00F509B2">
        <w:rPr>
          <w:highlight w:val="green"/>
          <w:rPrChange w:id="711" w:author="Буссе Дмитрий Александрович" w:date="2024-06-26T18:01:00Z">
            <w:rPr/>
          </w:rPrChange>
        </w:rPr>
        <w:t>вт</w:t>
      </w:r>
      <w:proofErr w:type="spellEnd"/>
      <w:r w:rsidRPr="00F509B2">
        <w:rPr>
          <w:highlight w:val="green"/>
          <w:rPrChange w:id="712" w:author="Буссе Дмитрий Александрович" w:date="2024-06-26T18:01:00Z">
            <w:rPr/>
          </w:rPrChange>
        </w:rPr>
        <w:t xml:space="preserve">, </w:t>
      </w:r>
      <w:proofErr w:type="spellStart"/>
      <w:r w:rsidRPr="00F509B2">
        <w:rPr>
          <w:highlight w:val="green"/>
          <w:rPrChange w:id="713" w:author="Буссе Дмитрий Александрович" w:date="2024-06-26T18:01:00Z">
            <w:rPr/>
          </w:rPrChange>
        </w:rPr>
        <w:t>сб</w:t>
      </w:r>
      <w:proofErr w:type="spellEnd"/>
      <w:r w:rsidRPr="00F509B2">
        <w:rPr>
          <w:highlight w:val="green"/>
          <w:rPrChange w:id="714" w:author="Буссе Дмитрий Александрович" w:date="2024-06-26T18:01:00Z">
            <w:rPr/>
          </w:rPrChange>
        </w:rPr>
        <w:t xml:space="preserve">, </w:t>
      </w:r>
      <w:proofErr w:type="spellStart"/>
      <w:r w:rsidRPr="00F509B2">
        <w:rPr>
          <w:highlight w:val="green"/>
          <w:rPrChange w:id="715" w:author="Буссе Дмитрий Александрович" w:date="2024-06-26T18:01:00Z">
            <w:rPr/>
          </w:rPrChange>
        </w:rPr>
        <w:t>вс</w:t>
      </w:r>
      <w:proofErr w:type="spellEnd"/>
      <w:r w:rsidRPr="00F509B2">
        <w:rPr>
          <w:highlight w:val="green"/>
          <w:rPrChange w:id="716" w:author="Буссе Дмитрий Александрович" w:date="2024-06-26T18:01:00Z">
            <w:rPr/>
          </w:rPrChange>
        </w:rPr>
        <w:t xml:space="preserve">», если поле пусто, то тариф действует в любой день недели) </w:t>
      </w:r>
    </w:p>
    <w:p w14:paraId="2569B758" w14:textId="77777777" w:rsidR="00B86CD9" w:rsidRPr="00F509B2" w:rsidRDefault="00B86CD9" w:rsidP="00B86CD9">
      <w:pPr>
        <w:pStyle w:val="21"/>
        <w:numPr>
          <w:ilvl w:val="0"/>
          <w:numId w:val="19"/>
        </w:numPr>
        <w:rPr>
          <w:highlight w:val="green"/>
          <w:rPrChange w:id="717" w:author="Буссе Дмитрий Александрович" w:date="2024-06-26T18:01:00Z">
            <w:rPr/>
          </w:rPrChange>
        </w:rPr>
      </w:pPr>
      <w:r w:rsidRPr="00F509B2">
        <w:rPr>
          <w:highlight w:val="green"/>
          <w:rPrChange w:id="718" w:author="Буссе Дмитрий Александрович" w:date="2024-06-26T18:01:00Z">
            <w:rPr/>
          </w:rPrChange>
        </w:rPr>
        <w:t xml:space="preserve">перечень коннекторов зарядных станций, к которым привязан тариф (возможно, это реализуется </w:t>
      </w:r>
      <w:proofErr w:type="gramStart"/>
      <w:r w:rsidRPr="00F509B2">
        <w:rPr>
          <w:highlight w:val="green"/>
          <w:rPrChange w:id="719" w:author="Буссе Дмитрий Александрович" w:date="2024-06-26T18:01:00Z">
            <w:rPr/>
          </w:rPrChange>
        </w:rPr>
        <w:t>через теги</w:t>
      </w:r>
      <w:proofErr w:type="gramEnd"/>
      <w:r w:rsidRPr="00F509B2">
        <w:rPr>
          <w:highlight w:val="green"/>
          <w:rPrChange w:id="720" w:author="Буссе Дмитрий Александрович" w:date="2024-06-26T18:01:00Z">
            <w:rPr/>
          </w:rPrChange>
        </w:rPr>
        <w:t xml:space="preserve">, если пусто, то к любому коннектору.); </w:t>
      </w:r>
    </w:p>
    <w:p w14:paraId="63AB81F5" w14:textId="77777777" w:rsidR="00B86CD9" w:rsidRPr="00F509B2" w:rsidRDefault="00B86CD9" w:rsidP="00B86CD9">
      <w:pPr>
        <w:pStyle w:val="21"/>
        <w:numPr>
          <w:ilvl w:val="0"/>
          <w:numId w:val="19"/>
        </w:numPr>
        <w:rPr>
          <w:highlight w:val="green"/>
          <w:rPrChange w:id="721" w:author="Буссе Дмитрий Александрович" w:date="2024-06-26T18:01:00Z">
            <w:rPr/>
          </w:rPrChange>
        </w:rPr>
      </w:pPr>
      <w:r w:rsidRPr="00F509B2">
        <w:rPr>
          <w:highlight w:val="green"/>
          <w:rPrChange w:id="722" w:author="Буссе Дмитрий Александрович" w:date="2024-06-26T18:01:00Z">
            <w:rPr/>
          </w:rPrChange>
        </w:rPr>
        <w:t xml:space="preserve">перечень целых зарядных станций, к которым привязан тариф (возможно, это реализуется </w:t>
      </w:r>
      <w:proofErr w:type="gramStart"/>
      <w:r w:rsidRPr="00F509B2">
        <w:rPr>
          <w:highlight w:val="green"/>
          <w:rPrChange w:id="723" w:author="Буссе Дмитрий Александрович" w:date="2024-06-26T18:01:00Z">
            <w:rPr/>
          </w:rPrChange>
        </w:rPr>
        <w:t>через теги</w:t>
      </w:r>
      <w:proofErr w:type="gramEnd"/>
      <w:r w:rsidRPr="00F509B2">
        <w:rPr>
          <w:highlight w:val="green"/>
          <w:rPrChange w:id="724" w:author="Буссе Дмитрий Александрович" w:date="2024-06-26T18:01:00Z">
            <w:rPr/>
          </w:rPrChange>
        </w:rPr>
        <w:t>, если пусто, то к любой станции пространства);</w:t>
      </w:r>
    </w:p>
    <w:p w14:paraId="45A58FC9" w14:textId="77777777" w:rsidR="00B86CD9" w:rsidRPr="00F509B2" w:rsidRDefault="00B86CD9" w:rsidP="00B86CD9">
      <w:pPr>
        <w:pStyle w:val="21"/>
        <w:numPr>
          <w:ilvl w:val="0"/>
          <w:numId w:val="19"/>
        </w:numPr>
        <w:rPr>
          <w:highlight w:val="red"/>
          <w:rPrChange w:id="725" w:author="Буссе Дмитрий Александрович" w:date="2024-06-26T17:59:00Z">
            <w:rPr/>
          </w:rPrChange>
        </w:rPr>
      </w:pPr>
      <w:r w:rsidRPr="00F509B2">
        <w:rPr>
          <w:highlight w:val="red"/>
          <w:rPrChange w:id="726" w:author="Буссе Дмитрий Александрович" w:date="2024-06-26T17:59:00Z">
            <w:rPr/>
          </w:rPrChange>
        </w:rPr>
        <w:t xml:space="preserve">перечень пользователей, к которым привязан тариф (возможно, это реализуется </w:t>
      </w:r>
      <w:proofErr w:type="gramStart"/>
      <w:r w:rsidRPr="00F509B2">
        <w:rPr>
          <w:highlight w:val="red"/>
          <w:rPrChange w:id="727" w:author="Буссе Дмитрий Александрович" w:date="2024-06-26T17:59:00Z">
            <w:rPr/>
          </w:rPrChange>
        </w:rPr>
        <w:t>через теги</w:t>
      </w:r>
      <w:proofErr w:type="gramEnd"/>
      <w:r w:rsidRPr="00F509B2">
        <w:rPr>
          <w:highlight w:val="red"/>
          <w:rPrChange w:id="728" w:author="Буссе Дмитрий Александрович" w:date="2024-06-26T17:59:00Z">
            <w:rPr/>
          </w:rPrChange>
        </w:rPr>
        <w:t>, если пусто – действует для любого пользователя пространства);</w:t>
      </w:r>
    </w:p>
    <w:p w14:paraId="7B89EE8D" w14:textId="77777777" w:rsidR="00B86CD9" w:rsidRDefault="00B86CD9" w:rsidP="00B86CD9">
      <w:pPr>
        <w:pStyle w:val="21"/>
        <w:numPr>
          <w:ilvl w:val="0"/>
          <w:numId w:val="19"/>
        </w:numPr>
      </w:pPr>
      <w:r>
        <w:t xml:space="preserve">приоритет (ближайший аналог – метрика интерфейса в </w:t>
      </w:r>
      <w:r>
        <w:rPr>
          <w:lang w:val="en-US"/>
        </w:rPr>
        <w:t>TCP</w:t>
      </w:r>
      <w:r w:rsidRPr="00A01751">
        <w:t>/</w:t>
      </w:r>
      <w:r>
        <w:rPr>
          <w:lang w:val="en-US"/>
        </w:rPr>
        <w:t>IP</w:t>
      </w:r>
      <w:r>
        <w:t>, его суть – предоставить системе возможность определить единственный тариф из стека тарифов для целей тарификации конкретной зарядной сессии).</w:t>
      </w:r>
    </w:p>
    <w:p w14:paraId="7591A3EF" w14:textId="77777777" w:rsidR="00B86CD9" w:rsidRDefault="00B86CD9" w:rsidP="00B86CD9">
      <w:pPr>
        <w:pStyle w:val="a9"/>
      </w:pPr>
    </w:p>
    <w:p w14:paraId="6F4B0CD2" w14:textId="77777777" w:rsidR="00B86CD9" w:rsidRDefault="00B86CD9" w:rsidP="00B86CD9">
      <w:pPr>
        <w:pStyle w:val="a9"/>
      </w:pPr>
      <w:r>
        <w:t>При корректировке условий тарифа в веб-интерфейсе системы, в момент подтверждения изменений формируется новая действующая версия тарифа, а предыдущая версия помечается как «Архивный». Пользователь, внесший корректировки, записывается «автором» версии тарифа. Можно в таблице тарифов отключить фильтр «отображать только действующие тарифы», чтобы посмотреть историю изменения тарифа.</w:t>
      </w:r>
    </w:p>
    <w:p w14:paraId="2D37BE04" w14:textId="77777777" w:rsidR="00B86CD9" w:rsidRDefault="00B86CD9" w:rsidP="00B86CD9">
      <w:pPr>
        <w:pStyle w:val="a9"/>
      </w:pPr>
      <w:r>
        <w:t>Архивную версию тарифа изменить невозможно никому.</w:t>
      </w:r>
    </w:p>
    <w:p w14:paraId="4E815E51" w14:textId="77777777" w:rsidR="00B86CD9" w:rsidRDefault="00B86CD9" w:rsidP="00B86CD9">
      <w:pPr>
        <w:pStyle w:val="a9"/>
      </w:pPr>
      <w:r>
        <w:t>Действующему тарифу можно изменить только признак «действующий» на «архивный».</w:t>
      </w:r>
    </w:p>
    <w:p w14:paraId="540C3279" w14:textId="77777777" w:rsidR="00B86CD9" w:rsidRDefault="00B86CD9" w:rsidP="00B86CD9">
      <w:pPr>
        <w:pStyle w:val="a9"/>
      </w:pPr>
      <w:r>
        <w:t>Визуальное «удаление» действующего тарифа происходит переводом его в «архивный», истинное удаление тарифа невозможно.</w:t>
      </w:r>
    </w:p>
    <w:p w14:paraId="72F93F1E" w14:textId="77777777" w:rsidR="00B86CD9" w:rsidRPr="003805FA" w:rsidRDefault="00B86CD9" w:rsidP="00B86CD9">
      <w:pPr>
        <w:pStyle w:val="a9"/>
      </w:pPr>
      <w:r>
        <w:t xml:space="preserve">Если тариф был «удален» (переведен в архивные) и скрыт от пользователя фильтром «показывать только действующие версии», но пользователь создает новый тариф с </w:t>
      </w:r>
      <w:r>
        <w:lastRenderedPageBreak/>
        <w:t>совпадающим именем, то система присваивает этому новому тарифу версию, следующую за последней архивной версией. То есть для живого пользователя единственный идентификатор тарифа — это его название.</w:t>
      </w:r>
    </w:p>
    <w:p w14:paraId="5EF76911" w14:textId="77777777" w:rsidR="00B86CD9" w:rsidRDefault="00B86CD9" w:rsidP="00B86CD9">
      <w:pPr>
        <w:pStyle w:val="21"/>
        <w:ind w:left="1077" w:firstLine="0"/>
      </w:pPr>
      <w:r>
        <w:t xml:space="preserve">В момент выбора тарифов система из всего существующего набора версий тарифов отбирает версии, для которых одновременно выполняются условия: </w:t>
      </w:r>
    </w:p>
    <w:p w14:paraId="5486A517" w14:textId="77777777" w:rsidR="00B86CD9" w:rsidRPr="002F0D9B" w:rsidRDefault="00B86CD9" w:rsidP="00B86CD9">
      <w:pPr>
        <w:pStyle w:val="21"/>
        <w:numPr>
          <w:ilvl w:val="0"/>
          <w:numId w:val="20"/>
        </w:numPr>
      </w:pPr>
      <w:r>
        <w:t>версия тарифа «действующая»</w:t>
      </w:r>
      <w:r w:rsidRPr="00077601">
        <w:t>;</w:t>
      </w:r>
      <w:r>
        <w:t xml:space="preserve"> </w:t>
      </w:r>
    </w:p>
    <w:p w14:paraId="4C783D1E" w14:textId="77777777" w:rsidR="00B86CD9" w:rsidRPr="00077601" w:rsidRDefault="00B86CD9" w:rsidP="00B86CD9">
      <w:pPr>
        <w:pStyle w:val="21"/>
        <w:numPr>
          <w:ilvl w:val="0"/>
          <w:numId w:val="20"/>
        </w:numPr>
      </w:pPr>
      <w:r>
        <w:t>пользователь входит в список пользователей тарифа или поле привязанных пользователей пустое (значит для всех пользователей)</w:t>
      </w:r>
      <w:r w:rsidRPr="00077601">
        <w:t>;</w:t>
      </w:r>
    </w:p>
    <w:p w14:paraId="3BCD98F7" w14:textId="77777777" w:rsidR="00B86CD9" w:rsidRPr="00077601" w:rsidRDefault="00B86CD9" w:rsidP="00B86CD9">
      <w:pPr>
        <w:pStyle w:val="21"/>
        <w:numPr>
          <w:ilvl w:val="0"/>
          <w:numId w:val="20"/>
        </w:numPr>
      </w:pPr>
      <w:r>
        <w:t>текущее время суток по часовому поясу пространства попадает в промежуток времени действия тарифа, или поле промежутка пустое (значит круглосуточно действует тариф)</w:t>
      </w:r>
      <w:r w:rsidRPr="00077601">
        <w:t>;</w:t>
      </w:r>
    </w:p>
    <w:p w14:paraId="5972193D" w14:textId="77777777" w:rsidR="00B86CD9" w:rsidRPr="00077601" w:rsidRDefault="00B86CD9" w:rsidP="00B86CD9">
      <w:pPr>
        <w:pStyle w:val="21"/>
        <w:numPr>
          <w:ilvl w:val="0"/>
          <w:numId w:val="20"/>
        </w:numPr>
      </w:pPr>
      <w:r>
        <w:t>в перечень дней недели действия тарифа</w:t>
      </w:r>
      <w:r w:rsidRPr="00474418">
        <w:t xml:space="preserve"> </w:t>
      </w:r>
      <w:r>
        <w:t>попадает текущий день недели по часовому поясу пространства или поле пустое (значит действует в любой день недели)</w:t>
      </w:r>
      <w:r w:rsidRPr="00077601">
        <w:t>;</w:t>
      </w:r>
    </w:p>
    <w:p w14:paraId="093F2D61" w14:textId="77777777" w:rsidR="00B86CD9" w:rsidRPr="00077601" w:rsidRDefault="00B86CD9" w:rsidP="00B86CD9">
      <w:pPr>
        <w:pStyle w:val="21"/>
        <w:numPr>
          <w:ilvl w:val="0"/>
          <w:numId w:val="20"/>
        </w:numPr>
      </w:pPr>
      <w:r>
        <w:t>станция и коннектор тарифа совпадают с коннектором и станцией для которых производится анализ, либо поле пустое (действует для всех станций и коннекторов)</w:t>
      </w:r>
      <w:r w:rsidRPr="00077601">
        <w:t>;</w:t>
      </w:r>
    </w:p>
    <w:p w14:paraId="57BC8B26" w14:textId="77777777" w:rsidR="00B86CD9" w:rsidRDefault="00B86CD9" w:rsidP="00B86CD9">
      <w:pPr>
        <w:pStyle w:val="21"/>
        <w:ind w:left="1077" w:firstLine="0"/>
      </w:pPr>
    </w:p>
    <w:p w14:paraId="77331162" w14:textId="77777777" w:rsidR="00B86CD9" w:rsidRDefault="00B86CD9" w:rsidP="00B86CD9">
      <w:pPr>
        <w:pStyle w:val="21"/>
        <w:ind w:left="1077" w:firstLine="0"/>
      </w:pPr>
      <w:r>
        <w:t xml:space="preserve">После формирования списка тарифов, подходящих по условиям привязки тарифа, список сортируется по приоритету, из списка выбирается тариф с наивысшим приоритетом и используется для формирования предложения на плитке станции до начала зарядки либо для формирования ТТБ при зарядке через </w:t>
      </w:r>
      <w:r>
        <w:rPr>
          <w:lang w:val="en-US"/>
        </w:rPr>
        <w:t>RFID</w:t>
      </w:r>
      <w:r w:rsidRPr="007912D6">
        <w:t>-</w:t>
      </w:r>
      <w:r>
        <w:t>карту.</w:t>
      </w:r>
    </w:p>
    <w:p w14:paraId="7D2EE1F8" w14:textId="41DF6524" w:rsidR="00B86CD9" w:rsidRPr="000A5CD4" w:rsidRDefault="00B86CD9" w:rsidP="00B86CD9">
      <w:pPr>
        <w:pStyle w:val="21"/>
        <w:ind w:left="1077" w:firstLine="0"/>
      </w:pPr>
      <w:r>
        <w:t xml:space="preserve">Если </w:t>
      </w:r>
      <w:r w:rsidR="003F5F74">
        <w:t xml:space="preserve">в момент </w:t>
      </w:r>
      <w:proofErr w:type="spellStart"/>
      <w:r w:rsidR="003F5F74">
        <w:t>парсинга</w:t>
      </w:r>
      <w:proofErr w:type="spellEnd"/>
      <w:r w:rsidR="003F5F74">
        <w:t xml:space="preserve"> тарифов </w:t>
      </w:r>
      <w:r>
        <w:t xml:space="preserve">в списке оказываются 2 и более конкурирующих тарифа с одинаковым наивысшим приоритетом, то из них выбирается тариф, у которого самый «свежий» </w:t>
      </w:r>
      <w:r>
        <w:rPr>
          <w:lang w:val="en-US"/>
        </w:rPr>
        <w:t>timestamp</w:t>
      </w:r>
      <w:r w:rsidRPr="000A5CD4">
        <w:t xml:space="preserve"> </w:t>
      </w:r>
      <w:r>
        <w:t>создания версии, но мастеру пространства отправляется сообщение-</w:t>
      </w:r>
      <w:r>
        <w:rPr>
          <w:lang w:val="en-US"/>
        </w:rPr>
        <w:t>Warning</w:t>
      </w:r>
      <w:r>
        <w:t xml:space="preserve"> о неверной конфигурации тарифов и совпадающих приоритетах</w:t>
      </w:r>
      <w:r w:rsidR="003F5F74">
        <w:t xml:space="preserve"> с указанием конкурирующих тарифов</w:t>
      </w:r>
      <w:r>
        <w:t>.</w:t>
      </w:r>
    </w:p>
    <w:p w14:paraId="0A9FF396" w14:textId="77777777" w:rsidR="00B86CD9" w:rsidRDefault="00B86CD9" w:rsidP="00B86CD9">
      <w:pPr>
        <w:pStyle w:val="21"/>
        <w:ind w:left="1077" w:firstLine="0"/>
      </w:pPr>
    </w:p>
    <w:p w14:paraId="35508B26" w14:textId="77777777" w:rsidR="00B86CD9" w:rsidRDefault="00B86CD9" w:rsidP="00B86CD9">
      <w:pPr>
        <w:pStyle w:val="21"/>
        <w:ind w:left="1077" w:firstLine="0"/>
      </w:pPr>
      <w:r>
        <w:t>Сценарий использования тарифов:</w:t>
      </w:r>
    </w:p>
    <w:p w14:paraId="6DF6F97C" w14:textId="77777777" w:rsidR="00B86CD9" w:rsidRDefault="00B86CD9" w:rsidP="00B86CD9">
      <w:pPr>
        <w:pStyle w:val="21"/>
        <w:ind w:left="1077" w:firstLine="0"/>
      </w:pPr>
      <w:r>
        <w:t>Например, в пространстве есть 10 станций.</w:t>
      </w:r>
    </w:p>
    <w:p w14:paraId="36CDEB3B" w14:textId="77777777" w:rsidR="00B86CD9" w:rsidRPr="007D2C24" w:rsidRDefault="00B86CD9" w:rsidP="00B86CD9">
      <w:pPr>
        <w:pStyle w:val="21"/>
        <w:ind w:left="1077" w:firstLine="0"/>
      </w:pPr>
      <w:r>
        <w:t xml:space="preserve">Автор тарифа создает наиболее общий базовый </w:t>
      </w:r>
      <w:r w:rsidRPr="00E7535F">
        <w:rPr>
          <w:b/>
        </w:rPr>
        <w:t>тариф1</w:t>
      </w:r>
      <w:r>
        <w:t xml:space="preserve"> и привязывает его ко всем станциям пространства с минимальным приоритетом 0</w:t>
      </w:r>
      <w:r w:rsidRPr="007D2C24">
        <w:t>;</w:t>
      </w:r>
      <w:r>
        <w:t>(базовый)</w:t>
      </w:r>
    </w:p>
    <w:p w14:paraId="14C6008A" w14:textId="77777777" w:rsidR="00B86CD9" w:rsidRDefault="00B86CD9" w:rsidP="00B86CD9">
      <w:pPr>
        <w:pStyle w:val="21"/>
        <w:ind w:left="1077" w:firstLine="0"/>
      </w:pPr>
      <w:r>
        <w:t xml:space="preserve">К станциям 2, 3 привязывается </w:t>
      </w:r>
      <w:r w:rsidRPr="00E7535F">
        <w:rPr>
          <w:b/>
        </w:rPr>
        <w:t>тариф2</w:t>
      </w:r>
      <w:r>
        <w:t xml:space="preserve"> выходного дня для дней «СБ, ВС» с приоритетом 10 (дороже в выходные).</w:t>
      </w:r>
    </w:p>
    <w:p w14:paraId="0B0F7A43" w14:textId="77777777" w:rsidR="00B86CD9" w:rsidRDefault="00B86CD9" w:rsidP="00B86CD9">
      <w:pPr>
        <w:pStyle w:val="21"/>
        <w:ind w:left="1077" w:firstLine="0"/>
      </w:pPr>
      <w:r>
        <w:t xml:space="preserve">К станциям 3, 4, 5 привязывается ночной </w:t>
      </w:r>
      <w:r w:rsidRPr="00E7535F">
        <w:rPr>
          <w:b/>
        </w:rPr>
        <w:t>тариф3</w:t>
      </w:r>
      <w:r>
        <w:t xml:space="preserve"> со временем действия 23:00-6:00 с приоритетом 12 (дешевле ночью)</w:t>
      </w:r>
    </w:p>
    <w:p w14:paraId="6BD224CB" w14:textId="77777777" w:rsidR="00B86CD9" w:rsidRDefault="00B86CD9" w:rsidP="00B86CD9">
      <w:pPr>
        <w:pStyle w:val="21"/>
        <w:ind w:left="1077" w:firstLine="0"/>
      </w:pPr>
      <w:r>
        <w:t>К пользователю «</w:t>
      </w:r>
      <w:proofErr w:type="spellStart"/>
      <w:r>
        <w:rPr>
          <w:lang w:val="en-US"/>
        </w:rPr>
        <w:t>CoolVIPclient</w:t>
      </w:r>
      <w:proofErr w:type="spellEnd"/>
      <w:r>
        <w:t xml:space="preserve">» привязывается </w:t>
      </w:r>
      <w:r w:rsidRPr="00E7535F">
        <w:rPr>
          <w:b/>
        </w:rPr>
        <w:t>тариф4</w:t>
      </w:r>
      <w:r>
        <w:t xml:space="preserve"> с приоритетом 100 (золотой клиент с бесплатной зарядкой)</w:t>
      </w:r>
    </w:p>
    <w:p w14:paraId="77DA7262" w14:textId="77777777" w:rsidR="00B86CD9" w:rsidRDefault="00B86CD9" w:rsidP="00B86CD9">
      <w:pPr>
        <w:pStyle w:val="21"/>
        <w:ind w:left="1077" w:firstLine="0"/>
      </w:pPr>
      <w:r>
        <w:t xml:space="preserve">К станции 6, коннектор 0 привязывается </w:t>
      </w:r>
      <w:r w:rsidRPr="004B0E47">
        <w:rPr>
          <w:b/>
        </w:rPr>
        <w:t>тариф5</w:t>
      </w:r>
      <w:r>
        <w:t xml:space="preserve"> с приоритетом </w:t>
      </w:r>
      <w:proofErr w:type="gramStart"/>
      <w:r>
        <w:t>50.(</w:t>
      </w:r>
      <w:proofErr w:type="gramEnd"/>
      <w:r>
        <w:t>промо-акция)</w:t>
      </w:r>
    </w:p>
    <w:p w14:paraId="12631683" w14:textId="77777777" w:rsidR="00B86CD9" w:rsidRDefault="00B86CD9" w:rsidP="00B86CD9">
      <w:pPr>
        <w:pStyle w:val="21"/>
        <w:ind w:left="1077" w:firstLine="0"/>
      </w:pPr>
    </w:p>
    <w:p w14:paraId="7E634B45" w14:textId="77777777" w:rsidR="00B86CD9" w:rsidRDefault="00B86CD9" w:rsidP="00B86CD9">
      <w:pPr>
        <w:pStyle w:val="21"/>
        <w:ind w:left="1077" w:firstLine="0"/>
        <w:rPr>
          <w:b/>
        </w:rPr>
      </w:pPr>
      <w:r>
        <w:t>Для пользователя «</w:t>
      </w:r>
      <w:proofErr w:type="spellStart"/>
      <w:r>
        <w:rPr>
          <w:lang w:val="en-US"/>
        </w:rPr>
        <w:t>CoolVIPclient</w:t>
      </w:r>
      <w:proofErr w:type="spellEnd"/>
      <w:r>
        <w:t xml:space="preserve">» всегда будет выбран </w:t>
      </w:r>
      <w:r w:rsidRPr="004B5309">
        <w:rPr>
          <w:b/>
        </w:rPr>
        <w:t>тариф4</w:t>
      </w:r>
      <w:r>
        <w:rPr>
          <w:b/>
        </w:rPr>
        <w:t>.</w:t>
      </w:r>
    </w:p>
    <w:p w14:paraId="424B924C" w14:textId="77777777" w:rsidR="00B86CD9" w:rsidRDefault="00B86CD9" w:rsidP="00B86CD9">
      <w:pPr>
        <w:pStyle w:val="21"/>
        <w:ind w:left="1077" w:firstLine="0"/>
        <w:rPr>
          <w:b/>
        </w:rPr>
      </w:pPr>
      <w:r w:rsidRPr="004B5309">
        <w:t>Для</w:t>
      </w:r>
      <w:r>
        <w:t xml:space="preserve"> пользователя «</w:t>
      </w:r>
      <w:r>
        <w:rPr>
          <w:lang w:val="en-US"/>
        </w:rPr>
        <w:t>Ivan</w:t>
      </w:r>
      <w:r>
        <w:t xml:space="preserve">» на станции 8 всегда будет </w:t>
      </w:r>
      <w:r w:rsidRPr="00E7535F">
        <w:rPr>
          <w:b/>
        </w:rPr>
        <w:t>тариф1</w:t>
      </w:r>
      <w:r w:rsidRPr="00A37D76">
        <w:t xml:space="preserve">, а на станции6.коннектор0 всегда </w:t>
      </w:r>
      <w:r>
        <w:rPr>
          <w:b/>
        </w:rPr>
        <w:t>Тариф5</w:t>
      </w:r>
    </w:p>
    <w:p w14:paraId="68384DBE" w14:textId="77777777" w:rsidR="00B86CD9" w:rsidRPr="004B5309" w:rsidRDefault="00B86CD9" w:rsidP="00B86CD9">
      <w:pPr>
        <w:pStyle w:val="21"/>
        <w:ind w:left="1077" w:firstLine="0"/>
      </w:pPr>
      <w:r w:rsidRPr="004B5309">
        <w:t>Для</w:t>
      </w:r>
      <w:r>
        <w:t xml:space="preserve"> пользователя «</w:t>
      </w:r>
      <w:r>
        <w:rPr>
          <w:lang w:val="en-US"/>
        </w:rPr>
        <w:t>Ivan</w:t>
      </w:r>
      <w:r>
        <w:t xml:space="preserve">» на станции 3 днём в будни будет выбран </w:t>
      </w:r>
      <w:r w:rsidRPr="00E7535F">
        <w:rPr>
          <w:b/>
        </w:rPr>
        <w:t>тариф1</w:t>
      </w:r>
    </w:p>
    <w:p w14:paraId="530B4D96" w14:textId="77777777" w:rsidR="00B86CD9" w:rsidRDefault="00B86CD9" w:rsidP="00B86CD9">
      <w:pPr>
        <w:pStyle w:val="21"/>
        <w:ind w:left="1077" w:firstLine="0"/>
        <w:rPr>
          <w:b/>
        </w:rPr>
      </w:pPr>
      <w:r w:rsidRPr="004B5309">
        <w:lastRenderedPageBreak/>
        <w:t>Для</w:t>
      </w:r>
      <w:r>
        <w:t xml:space="preserve"> пользователя «</w:t>
      </w:r>
      <w:r>
        <w:rPr>
          <w:lang w:val="en-US"/>
        </w:rPr>
        <w:t>Ivan</w:t>
      </w:r>
      <w:r>
        <w:t xml:space="preserve">» на станции 3 ночью в выходные будет выбран </w:t>
      </w:r>
      <w:r w:rsidRPr="00E7535F">
        <w:rPr>
          <w:b/>
        </w:rPr>
        <w:t>тариф</w:t>
      </w:r>
      <w:r>
        <w:rPr>
          <w:b/>
        </w:rPr>
        <w:t>3</w:t>
      </w:r>
    </w:p>
    <w:p w14:paraId="73AC4BFB" w14:textId="77777777" w:rsidR="00B86CD9" w:rsidRDefault="00B86CD9" w:rsidP="00B86CD9">
      <w:pPr>
        <w:pStyle w:val="21"/>
        <w:ind w:left="1077" w:firstLine="0"/>
        <w:rPr>
          <w:b/>
        </w:rPr>
      </w:pPr>
      <w:r w:rsidRPr="004B5309">
        <w:t>Для</w:t>
      </w:r>
      <w:r>
        <w:t xml:space="preserve"> пользователя «</w:t>
      </w:r>
      <w:r>
        <w:rPr>
          <w:lang w:val="en-US"/>
        </w:rPr>
        <w:t>Ivan</w:t>
      </w:r>
      <w:r>
        <w:t xml:space="preserve">» на станции6 коннекторе0 всегда будет выбран </w:t>
      </w:r>
      <w:r w:rsidRPr="00E7535F">
        <w:rPr>
          <w:b/>
        </w:rPr>
        <w:t>тариф</w:t>
      </w:r>
      <w:r>
        <w:rPr>
          <w:b/>
        </w:rPr>
        <w:t>5.</w:t>
      </w:r>
    </w:p>
    <w:p w14:paraId="33EBC9E1" w14:textId="77777777" w:rsidR="00B86CD9" w:rsidRPr="00077601" w:rsidRDefault="00B86CD9" w:rsidP="00B86CD9">
      <w:pPr>
        <w:pStyle w:val="21"/>
        <w:ind w:left="1077" w:firstLine="0"/>
      </w:pPr>
    </w:p>
    <w:p w14:paraId="77AC9394" w14:textId="77777777" w:rsidR="00B86CD9" w:rsidRDefault="00B86CD9" w:rsidP="00B86CD9">
      <w:pPr>
        <w:pStyle w:val="3"/>
      </w:pPr>
      <w:bookmarkStart w:id="729" w:name="_GoBack"/>
      <w:r>
        <w:t>Экран</w:t>
      </w:r>
      <w:bookmarkEnd w:id="729"/>
      <w:r>
        <w:t xml:space="preserve"> «</w:t>
      </w:r>
      <w:proofErr w:type="spellStart"/>
      <w:r>
        <w:t>Биллинг.Тарифы</w:t>
      </w:r>
      <w:proofErr w:type="spellEnd"/>
      <w:r>
        <w:t xml:space="preserve">» </w:t>
      </w:r>
    </w:p>
    <w:p w14:paraId="0485815F" w14:textId="10D61B22" w:rsidR="00CC6BD3" w:rsidRDefault="00B86CD9" w:rsidP="00B86CD9">
      <w:pPr>
        <w:pStyle w:val="21"/>
        <w:ind w:left="1077" w:firstLine="0"/>
      </w:pPr>
      <w:r>
        <w:t xml:space="preserve">- таблица существующих тарифов с фильтрацией и возможностью создать новый тариф с нуля или при помощи модификации существующей версии (выбираем отдельную строку в таблице и по кнопке «изменить» система показывает новую строчку для «корректировки» значений исходного тарифа, а по кнопке подтверждения изменений создает новую версию тарифа). </w:t>
      </w:r>
    </w:p>
    <w:p w14:paraId="4FDDF392" w14:textId="098A8435" w:rsidR="00CC6BD3" w:rsidRDefault="00CC6BD3" w:rsidP="00CC6BD3">
      <w:pPr>
        <w:pStyle w:val="21"/>
        <w:ind w:left="1077" w:firstLine="0"/>
      </w:pPr>
      <w:r>
        <w:t>Есть кнопка «удалить тариф», по которой тариф переводится в «архивный» без создания «действующей» версии.</w:t>
      </w:r>
    </w:p>
    <w:p w14:paraId="32A6829D" w14:textId="10C0CF50" w:rsidR="00B86CD9" w:rsidRDefault="00B86CD9" w:rsidP="00B86CD9">
      <w:pPr>
        <w:pStyle w:val="21"/>
        <w:ind w:left="1077" w:firstLine="0"/>
      </w:pPr>
      <w:r>
        <w:t xml:space="preserve">Есть возможность скачать отфильтрованные записи в виде </w:t>
      </w:r>
      <w:r>
        <w:rPr>
          <w:lang w:val="en-US"/>
        </w:rPr>
        <w:t>CSV</w:t>
      </w:r>
      <w:r w:rsidRPr="007E5543">
        <w:t>-</w:t>
      </w:r>
      <w:r>
        <w:t>файла.</w:t>
      </w:r>
    </w:p>
    <w:p w14:paraId="38ED7F9A" w14:textId="0524C772" w:rsidR="00B86CD9" w:rsidRPr="00E84BEB" w:rsidRDefault="00B86CD9" w:rsidP="00B86CD9">
      <w:pPr>
        <w:pStyle w:val="21"/>
        <w:ind w:left="1077" w:firstLine="0"/>
      </w:pPr>
      <w:r>
        <w:t xml:space="preserve">Есть возможность загрузить на сервер модернизированный </w:t>
      </w:r>
      <w:r>
        <w:rPr>
          <w:lang w:val="en-US"/>
        </w:rPr>
        <w:t>CSV</w:t>
      </w:r>
      <w:r w:rsidRPr="007E5543">
        <w:t>-</w:t>
      </w:r>
      <w:r>
        <w:t xml:space="preserve">файл с новыми тарифами, при загрузке файла на сервер система проверяет каждую строку и выполняет действия аналогичные тем, которые происходят при ручном добавлении тарифов пользователем через интерфейс. Если строка </w:t>
      </w:r>
      <w:r>
        <w:rPr>
          <w:lang w:val="en-US"/>
        </w:rPr>
        <w:t>CSV</w:t>
      </w:r>
      <w:r w:rsidRPr="00E84BEB">
        <w:t>-</w:t>
      </w:r>
      <w:r>
        <w:t>файла содержит данные полностью совпадающие с данными одного из активных тарифов</w:t>
      </w:r>
      <w:r w:rsidR="003F5F74">
        <w:t xml:space="preserve"> или строка тарифа содержит неверные данные</w:t>
      </w:r>
      <w:r>
        <w:t xml:space="preserve">, то такая строка игнорируется. </w:t>
      </w:r>
    </w:p>
    <w:p w14:paraId="0A450420" w14:textId="77777777" w:rsidR="00B86CD9" w:rsidRDefault="00B86CD9" w:rsidP="00B86CD9">
      <w:pPr>
        <w:pStyle w:val="3"/>
      </w:pPr>
      <w:bookmarkStart w:id="730" w:name="_Ref170218814"/>
      <w:r>
        <w:t>Экран «</w:t>
      </w:r>
      <w:proofErr w:type="spellStart"/>
      <w:r>
        <w:t>Биллинг.Итоги</w:t>
      </w:r>
      <w:proofErr w:type="spellEnd"/>
      <w:r>
        <w:t>»</w:t>
      </w:r>
      <w:bookmarkEnd w:id="730"/>
      <w:r>
        <w:t xml:space="preserve"> </w:t>
      </w:r>
    </w:p>
    <w:p w14:paraId="14BBF68D" w14:textId="77777777" w:rsidR="00B86CD9" w:rsidRDefault="00B86CD9" w:rsidP="00B86CD9">
      <w:pPr>
        <w:pStyle w:val="21"/>
        <w:ind w:left="1077" w:firstLine="0"/>
      </w:pPr>
      <w:r>
        <w:t xml:space="preserve">таблица с итогами, в которой можно отфильтровать ТТБ конкретного пользователя или </w:t>
      </w:r>
      <w:proofErr w:type="gramStart"/>
      <w:r>
        <w:t>группы(</w:t>
      </w:r>
      <w:proofErr w:type="gramEnd"/>
      <w:r>
        <w:t xml:space="preserve">по тегу). </w:t>
      </w:r>
    </w:p>
    <w:p w14:paraId="09EE382C" w14:textId="77777777" w:rsidR="00B86CD9" w:rsidRDefault="00B86CD9" w:rsidP="00B86CD9">
      <w:pPr>
        <w:pStyle w:val="21"/>
        <w:ind w:left="1077" w:firstLine="0"/>
      </w:pPr>
      <w:r>
        <w:t xml:space="preserve">Элементы экрана: </w:t>
      </w:r>
    </w:p>
    <w:p w14:paraId="12EDA543" w14:textId="77777777" w:rsidR="00B86CD9" w:rsidRDefault="00B86CD9" w:rsidP="00B86CD9">
      <w:pPr>
        <w:pStyle w:val="21"/>
        <w:numPr>
          <w:ilvl w:val="0"/>
          <w:numId w:val="21"/>
        </w:numPr>
      </w:pPr>
      <w:r>
        <w:t xml:space="preserve">Список ТТБ с отдельными столбцами «Передано кВт» и «Продолжительность сессии», которые берутся из записей, соответствующих ТТЗ. По списку ТТБ с признаком «выставлен счет» == </w:t>
      </w:r>
      <w:r>
        <w:rPr>
          <w:lang w:val="en-US"/>
        </w:rPr>
        <w:t>NULL</w:t>
      </w:r>
      <w:r>
        <w:t xml:space="preserve"> на экране выводится итог в виде суммы к оплате по счету.</w:t>
      </w:r>
    </w:p>
    <w:p w14:paraId="41E9B46F" w14:textId="3E50DDAA" w:rsidR="00B86CD9" w:rsidRPr="00B31EAF" w:rsidRDefault="00B86CD9" w:rsidP="00B86CD9">
      <w:pPr>
        <w:pStyle w:val="21"/>
        <w:numPr>
          <w:ilvl w:val="0"/>
          <w:numId w:val="21"/>
        </w:numPr>
        <w:rPr>
          <w:strike/>
          <w:rPrChange w:id="731" w:author="Буссе Дмитрий Александрович" w:date="2024-06-27T10:32:00Z">
            <w:rPr/>
          </w:rPrChange>
        </w:rPr>
      </w:pPr>
      <w:r w:rsidRPr="00B31EAF">
        <w:rPr>
          <w:strike/>
          <w:rPrChange w:id="732" w:author="Буссе Дмитрий Александрович" w:date="2024-06-27T10:32:00Z">
            <w:rPr/>
          </w:rPrChange>
        </w:rPr>
        <w:t xml:space="preserve">Текущий баланс пользователя из 3 значений: сумма всех пополнений </w:t>
      </w:r>
      <w:r w:rsidRPr="00B31EAF">
        <w:rPr>
          <w:i/>
          <w:strike/>
          <w:rPrChange w:id="733" w:author="Буссе Дмитрий Александрович" w:date="2024-06-27T10:32:00Z">
            <w:rPr>
              <w:i/>
            </w:rPr>
          </w:rPrChange>
        </w:rPr>
        <w:t>с момента последней ТТБ принудительной установки</w:t>
      </w:r>
      <w:r w:rsidR="00CC6BD3" w:rsidRPr="00B31EAF">
        <w:rPr>
          <w:i/>
          <w:strike/>
          <w:rPrChange w:id="734" w:author="Буссе Дмитрий Александрович" w:date="2024-06-27T10:32:00Z">
            <w:rPr>
              <w:i/>
            </w:rPr>
          </w:rPrChange>
        </w:rPr>
        <w:t>/корректировки</w:t>
      </w:r>
      <w:r w:rsidRPr="00B31EAF">
        <w:rPr>
          <w:i/>
          <w:strike/>
          <w:rPrChange w:id="735" w:author="Буссе Дмитрий Александрович" w:date="2024-06-27T10:32:00Z">
            <w:rPr>
              <w:i/>
            </w:rPr>
          </w:rPrChange>
        </w:rPr>
        <w:t xml:space="preserve"> значения баланса</w:t>
      </w:r>
      <w:r w:rsidRPr="00B31EAF">
        <w:rPr>
          <w:strike/>
          <w:rPrChange w:id="736" w:author="Буссе Дмитрий Александрович" w:date="2024-06-27T10:32:00Z">
            <w:rPr/>
          </w:rPrChange>
        </w:rPr>
        <w:t xml:space="preserve">, сумма всех списаний всех ТТБ с момента последней принудительной установки значения баланса, баланс как разность сумм пополнений и списаний. </w:t>
      </w:r>
    </w:p>
    <w:p w14:paraId="3DBBEFE6" w14:textId="1162B3DF" w:rsidR="00B86CD9" w:rsidRDefault="00B86CD9" w:rsidP="00B86CD9">
      <w:pPr>
        <w:pStyle w:val="21"/>
        <w:numPr>
          <w:ilvl w:val="0"/>
          <w:numId w:val="21"/>
        </w:numPr>
      </w:pPr>
      <w:r>
        <w:t xml:space="preserve">Элементы для </w:t>
      </w:r>
      <w:r w:rsidRPr="00A4227F">
        <w:t>формирования ТТБ</w:t>
      </w:r>
      <w:r w:rsidRPr="00CD0C38">
        <w:rPr>
          <w:i/>
        </w:rPr>
        <w:t xml:space="preserve"> принудительной ручной установки</w:t>
      </w:r>
      <w:r w:rsidR="006B536A">
        <w:rPr>
          <w:i/>
        </w:rPr>
        <w:t xml:space="preserve"> </w:t>
      </w:r>
      <w:r w:rsidRPr="00CD0C38">
        <w:rPr>
          <w:i/>
        </w:rPr>
        <w:t>значения баланса</w:t>
      </w:r>
      <w:r w:rsidR="006B536A">
        <w:t xml:space="preserve"> и элементы для принудительного формирования ТТБ </w:t>
      </w:r>
      <w:r w:rsidR="006B536A" w:rsidRPr="00A4227F">
        <w:rPr>
          <w:i/>
        </w:rPr>
        <w:t>пополнения баланса</w:t>
      </w:r>
      <w:r w:rsidR="006B536A">
        <w:t>.</w:t>
      </w:r>
    </w:p>
    <w:p w14:paraId="6DEF21C5" w14:textId="77777777" w:rsidR="00B86CD9" w:rsidRDefault="00B86CD9" w:rsidP="00B86CD9">
      <w:pPr>
        <w:pStyle w:val="21"/>
        <w:numPr>
          <w:ilvl w:val="0"/>
          <w:numId w:val="21"/>
        </w:numPr>
      </w:pPr>
      <w:r>
        <w:t xml:space="preserve">Кнопки, чтобы сформировать </w:t>
      </w:r>
      <w:r>
        <w:rPr>
          <w:lang w:val="en-US"/>
        </w:rPr>
        <w:t>PDF</w:t>
      </w:r>
      <w:r w:rsidRPr="00C34C9D">
        <w:t xml:space="preserve"> </w:t>
      </w:r>
      <w:r>
        <w:t xml:space="preserve">для клиента с его реквизитами, списком ТТБ, финальной суммой к оплате по списку ТТБ, у которых не проставлена отметка о выставлении счета. </w:t>
      </w:r>
    </w:p>
    <w:p w14:paraId="09EF6CE5" w14:textId="64B2966B" w:rsidR="00B86CD9" w:rsidRDefault="00B86CD9" w:rsidP="00B86CD9">
      <w:pPr>
        <w:pStyle w:val="21"/>
        <w:numPr>
          <w:ilvl w:val="0"/>
          <w:numId w:val="21"/>
        </w:numPr>
      </w:pPr>
      <w:r>
        <w:t xml:space="preserve">Кнопки, чтобы </w:t>
      </w:r>
      <w:del w:id="737" w:author="Буссе Дмитрий Александрович" w:date="2024-06-27T10:40:00Z">
        <w:r w:rsidDel="00800D6B">
          <w:delText xml:space="preserve">загрузить </w:delText>
        </w:r>
      </w:del>
      <w:ins w:id="738" w:author="Буссе Дмитрий Александрович" w:date="2024-06-27T10:40:00Z">
        <w:r w:rsidR="00800D6B">
          <w:t>скачать</w:t>
        </w:r>
        <w:r w:rsidR="00800D6B">
          <w:t xml:space="preserve"> </w:t>
        </w:r>
      </w:ins>
      <w:r>
        <w:rPr>
          <w:lang w:val="en-US"/>
        </w:rPr>
        <w:t>CSV</w:t>
      </w:r>
      <w:r w:rsidRPr="006027F7">
        <w:t>-</w:t>
      </w:r>
      <w:r>
        <w:t>файл с отфильтрованными строками таблицы, в которой присутствуют все столбцы ТТЗ и связанных ТТБ. Выводятся так же строки ТТЗ, для которых не сформированы ТТБ. Эта выгрузка решает вопросы всей аналитики, в том числе учета потребленной электроэнергии.</w:t>
      </w:r>
    </w:p>
    <w:p w14:paraId="41313714" w14:textId="77777777" w:rsidR="00B86CD9" w:rsidRDefault="00B86CD9" w:rsidP="00B86CD9">
      <w:pPr>
        <w:pStyle w:val="21"/>
        <w:numPr>
          <w:ilvl w:val="0"/>
          <w:numId w:val="21"/>
        </w:numPr>
      </w:pPr>
      <w:r>
        <w:t xml:space="preserve">Отфильтрованным ТТБ с признаком «выставлен счет» == </w:t>
      </w:r>
      <w:r>
        <w:rPr>
          <w:lang w:val="en-US"/>
        </w:rPr>
        <w:t>NULL</w:t>
      </w:r>
      <w:r>
        <w:t xml:space="preserve"> можно массово присвоить в качестве значения поля «выставлен счет» </w:t>
      </w:r>
      <w:r>
        <w:lastRenderedPageBreak/>
        <w:t xml:space="preserve">текущую дату/время и номер счета чтобы зафиксировать факт выставления счета. </w:t>
      </w:r>
    </w:p>
    <w:p w14:paraId="181AC259" w14:textId="77777777" w:rsidR="00B86CD9" w:rsidRDefault="00B86CD9" w:rsidP="00B86CD9">
      <w:pPr>
        <w:pStyle w:val="21"/>
        <w:numPr>
          <w:ilvl w:val="0"/>
          <w:numId w:val="21"/>
        </w:numPr>
      </w:pPr>
      <w:r w:rsidRPr="00EF13B8">
        <w:t>Есть кнопки быстрой установки фильтров «этот месяц», «прошлый месяц», при этом фильтры таблиц вручную можно настроить по любому полю.</w:t>
      </w:r>
    </w:p>
    <w:p w14:paraId="559EA021" w14:textId="77777777" w:rsidR="00B86CD9" w:rsidRPr="00F42C6B" w:rsidRDefault="00B86CD9" w:rsidP="00B86CD9">
      <w:pPr>
        <w:pStyle w:val="21"/>
        <w:ind w:firstLine="0"/>
        <w:rPr>
          <w:b/>
        </w:rPr>
      </w:pPr>
      <w:r>
        <w:rPr>
          <w:b/>
        </w:rPr>
        <w:t xml:space="preserve">Выставление, учет </w:t>
      </w:r>
      <w:r w:rsidRPr="00F42C6B">
        <w:rPr>
          <w:b/>
        </w:rPr>
        <w:t>счетов</w:t>
      </w:r>
      <w:r>
        <w:rPr>
          <w:b/>
        </w:rPr>
        <w:t xml:space="preserve"> выставленным клиентам на оплату</w:t>
      </w:r>
      <w:r w:rsidRPr="00F42C6B">
        <w:rPr>
          <w:b/>
        </w:rPr>
        <w:t xml:space="preserve">, контроль их оплаты и прочие операции не входят в функционал </w:t>
      </w:r>
      <w:r w:rsidRPr="00F42C6B">
        <w:rPr>
          <w:b/>
          <w:lang w:val="en-US"/>
        </w:rPr>
        <w:t>RatioT</w:t>
      </w:r>
      <w:r w:rsidRPr="00F42C6B">
        <w:rPr>
          <w:b/>
        </w:rPr>
        <w:t>.</w:t>
      </w:r>
      <w:r>
        <w:rPr>
          <w:b/>
        </w:rPr>
        <w:t xml:space="preserve"> У счета нет своей модели в системе, счет может быть только упомянут оператором в поле ТТБ «выставлен счет».</w:t>
      </w:r>
    </w:p>
    <w:p w14:paraId="4171FCFC" w14:textId="77777777" w:rsidR="00B86CD9" w:rsidRDefault="00B86CD9" w:rsidP="00B86CD9">
      <w:pPr>
        <w:pStyle w:val="21"/>
        <w:ind w:left="1077" w:firstLine="0"/>
      </w:pPr>
    </w:p>
    <w:p w14:paraId="4D033812" w14:textId="77777777" w:rsidR="00B86CD9" w:rsidRPr="00C34C9D" w:rsidRDefault="00B86CD9" w:rsidP="00B86CD9">
      <w:pPr>
        <w:pStyle w:val="21"/>
        <w:ind w:left="1077" w:firstLine="0"/>
      </w:pPr>
    </w:p>
    <w:p w14:paraId="0F8AF34B" w14:textId="77777777" w:rsidR="00B86CD9" w:rsidRDefault="00B86CD9" w:rsidP="00B86CD9">
      <w:pPr>
        <w:pStyle w:val="21"/>
      </w:pPr>
    </w:p>
    <w:p w14:paraId="60A4352C" w14:textId="77777777" w:rsidR="00B86CD9" w:rsidRDefault="00B86CD9" w:rsidP="00B86CD9">
      <w:pPr>
        <w:pStyle w:val="21"/>
      </w:pPr>
    </w:p>
    <w:p w14:paraId="1698CA47" w14:textId="77777777" w:rsidR="00B86CD9" w:rsidRDefault="00B86CD9" w:rsidP="00B86CD9">
      <w:pPr>
        <w:pStyle w:val="21"/>
        <w:rPr>
          <w:highlight w:val="yellow"/>
        </w:rPr>
      </w:pPr>
      <w:r w:rsidRPr="00DF217F">
        <w:rPr>
          <w:highlight w:val="yellow"/>
        </w:rPr>
        <w:t>Экраны скорректировать.</w:t>
      </w:r>
    </w:p>
    <w:p w14:paraId="6314A156" w14:textId="77777777" w:rsidR="00B86CD9" w:rsidRPr="00DF217F" w:rsidRDefault="00B86CD9" w:rsidP="00B86CD9">
      <w:pPr>
        <w:pStyle w:val="21"/>
      </w:pPr>
      <w:r w:rsidRPr="00DF217F">
        <w:rPr>
          <w:highlight w:val="yellow"/>
        </w:rPr>
        <w:t xml:space="preserve">Добавить ремарку про отделение </w:t>
      </w:r>
      <w:proofErr w:type="gramStart"/>
      <w:r w:rsidRPr="00DF217F">
        <w:rPr>
          <w:highlight w:val="yellow"/>
        </w:rPr>
        <w:t>кода</w:t>
      </w:r>
      <w:proofErr w:type="gramEnd"/>
      <w:r w:rsidRPr="00DF217F">
        <w:rPr>
          <w:highlight w:val="yellow"/>
        </w:rPr>
        <w:t xml:space="preserve"> связанного с ТТБ.</w:t>
      </w:r>
    </w:p>
    <w:p w14:paraId="297E4433" w14:textId="77777777" w:rsidR="00B86CD9" w:rsidRPr="00890ABD" w:rsidRDefault="00B86CD9" w:rsidP="00B86CD9">
      <w:pPr>
        <w:pStyle w:val="21"/>
        <w:ind w:left="717" w:firstLine="0"/>
      </w:pPr>
    </w:p>
    <w:p w14:paraId="6C0B17D7" w14:textId="77777777" w:rsidR="00B86CD9" w:rsidRDefault="00B86CD9" w:rsidP="00B86CD9">
      <w:pPr>
        <w:pStyle w:val="21"/>
        <w:ind w:left="717" w:firstLine="0"/>
      </w:pPr>
    </w:p>
    <w:p w14:paraId="009E7F9B" w14:textId="77777777" w:rsidR="00B86CD9" w:rsidRDefault="00B86CD9" w:rsidP="00B86CD9">
      <w:pPr>
        <w:pStyle w:val="21"/>
      </w:pPr>
    </w:p>
    <w:p w14:paraId="5B921162" w14:textId="77777777" w:rsidR="00B86CD9" w:rsidRDefault="00B86CD9" w:rsidP="00B86CD9">
      <w:pPr>
        <w:pStyle w:val="21"/>
        <w:rPr>
          <w:ins w:id="739" w:author="Буссе Дмитрий Александрович" w:date="2024-06-17T16:12:00Z"/>
        </w:rPr>
      </w:pPr>
    </w:p>
    <w:p w14:paraId="0DB1BFA9" w14:textId="77777777" w:rsidR="00B86CD9" w:rsidRDefault="00B86CD9" w:rsidP="00B86CD9">
      <w:pPr>
        <w:pStyle w:val="21"/>
        <w:rPr>
          <w:ins w:id="740" w:author="Буссе Дмитрий Александрович" w:date="2024-06-17T16:12:00Z"/>
        </w:rPr>
      </w:pPr>
    </w:p>
    <w:p w14:paraId="77127A47" w14:textId="77777777" w:rsidR="00B86CD9" w:rsidRPr="0071494F" w:rsidRDefault="00B86CD9" w:rsidP="00B86CD9">
      <w:pPr>
        <w:pStyle w:val="21"/>
        <w:rPr>
          <w:strike/>
          <w:highlight w:val="yellow"/>
        </w:rPr>
      </w:pPr>
      <w:r w:rsidRPr="0071494F">
        <w:rPr>
          <w:strike/>
          <w:highlight w:val="yellow"/>
        </w:rPr>
        <w:t xml:space="preserve">Тарифы </w:t>
      </w:r>
      <w:r w:rsidRPr="0071494F">
        <w:rPr>
          <w:strike/>
          <w:highlight w:val="yellow"/>
          <w:lang w:val="en-US"/>
        </w:rPr>
        <w:t>Charge</w:t>
      </w:r>
      <w:r w:rsidRPr="0071494F">
        <w:rPr>
          <w:strike/>
          <w:highlight w:val="yellow"/>
        </w:rPr>
        <w:t xml:space="preserve"> имеют приоритет, который настраивается автором тарифа.</w:t>
      </w:r>
      <w:ins w:id="741" w:author="Буссе Дмитрий Александрович" w:date="2024-06-07T10:51:00Z">
        <w:r w:rsidRPr="0071494F">
          <w:rPr>
            <w:strike/>
            <w:highlight w:val="yellow"/>
          </w:rPr>
          <w:t xml:space="preserve">  </w:t>
        </w:r>
      </w:ins>
      <w:r w:rsidRPr="0071494F">
        <w:rPr>
          <w:strike/>
          <w:highlight w:val="yellow"/>
        </w:rPr>
        <w:t xml:space="preserve"> Один тариф </w:t>
      </w:r>
      <w:r w:rsidRPr="0071494F">
        <w:rPr>
          <w:strike/>
          <w:highlight w:val="yellow"/>
          <w:lang w:val="en-US"/>
        </w:rPr>
        <w:t>Charge</w:t>
      </w:r>
      <w:r w:rsidRPr="0071494F">
        <w:rPr>
          <w:strike/>
          <w:highlight w:val="yellow"/>
        </w:rPr>
        <w:t xml:space="preserve"> может быть привязан к одной из сущностей: </w:t>
      </w:r>
    </w:p>
    <w:p w14:paraId="1AE9E55D" w14:textId="77777777" w:rsidR="00B86CD9" w:rsidRPr="0071494F" w:rsidRDefault="00B86CD9" w:rsidP="00B86CD9">
      <w:pPr>
        <w:pStyle w:val="21"/>
        <w:numPr>
          <w:ilvl w:val="0"/>
          <w:numId w:val="6"/>
        </w:numPr>
        <w:rPr>
          <w:strike/>
          <w:highlight w:val="yellow"/>
        </w:rPr>
      </w:pPr>
      <w:r w:rsidRPr="0071494F">
        <w:rPr>
          <w:strike/>
          <w:highlight w:val="yellow"/>
        </w:rPr>
        <w:t>коннекторам зарядных станций</w:t>
      </w:r>
      <w:r w:rsidRPr="0071494F">
        <w:rPr>
          <w:strike/>
          <w:highlight w:val="yellow"/>
          <w:lang w:val="en-US"/>
        </w:rPr>
        <w:t>;</w:t>
      </w:r>
    </w:p>
    <w:p w14:paraId="1A10E619" w14:textId="77777777" w:rsidR="00B86CD9" w:rsidRPr="0071494F" w:rsidRDefault="00B86CD9" w:rsidP="00B86CD9">
      <w:pPr>
        <w:pStyle w:val="21"/>
        <w:numPr>
          <w:ilvl w:val="0"/>
          <w:numId w:val="6"/>
        </w:numPr>
        <w:rPr>
          <w:strike/>
          <w:highlight w:val="yellow"/>
        </w:rPr>
      </w:pPr>
      <w:r w:rsidRPr="0071494F">
        <w:rPr>
          <w:strike/>
          <w:highlight w:val="yellow"/>
        </w:rPr>
        <w:t>зарядным станциям</w:t>
      </w:r>
      <w:r w:rsidRPr="0071494F">
        <w:rPr>
          <w:strike/>
          <w:highlight w:val="yellow"/>
          <w:lang w:val="en-US"/>
        </w:rPr>
        <w:t>;</w:t>
      </w:r>
      <w:r w:rsidRPr="0071494F">
        <w:rPr>
          <w:strike/>
          <w:highlight w:val="yellow"/>
        </w:rPr>
        <w:t xml:space="preserve"> </w:t>
      </w:r>
    </w:p>
    <w:p w14:paraId="1558013C" w14:textId="77777777" w:rsidR="00B86CD9" w:rsidRPr="0071494F" w:rsidRDefault="00B86CD9" w:rsidP="00B86CD9">
      <w:pPr>
        <w:pStyle w:val="21"/>
        <w:numPr>
          <w:ilvl w:val="0"/>
          <w:numId w:val="6"/>
        </w:numPr>
        <w:rPr>
          <w:strike/>
          <w:highlight w:val="yellow"/>
        </w:rPr>
      </w:pPr>
      <w:r w:rsidRPr="0071494F">
        <w:rPr>
          <w:strike/>
          <w:highlight w:val="yellow"/>
        </w:rPr>
        <w:t>пользователям;</w:t>
      </w:r>
    </w:p>
    <w:p w14:paraId="6C341E74" w14:textId="77777777" w:rsidR="00B86CD9" w:rsidRPr="0071494F" w:rsidDel="000545E3" w:rsidRDefault="00B86CD9" w:rsidP="00B86CD9">
      <w:pPr>
        <w:pStyle w:val="21"/>
        <w:numPr>
          <w:ilvl w:val="0"/>
          <w:numId w:val="6"/>
        </w:numPr>
        <w:rPr>
          <w:del w:id="742" w:author="Буссе Дмитрий Александрович" w:date="2024-06-17T16:11:00Z"/>
          <w:strike/>
          <w:highlight w:val="yellow"/>
        </w:rPr>
      </w:pPr>
      <w:del w:id="743" w:author="Буссе Дмитрий Александрович" w:date="2024-06-17T16:11:00Z">
        <w:r w:rsidRPr="0071494F" w:rsidDel="000545E3">
          <w:rPr>
            <w:strike/>
            <w:highlight w:val="yellow"/>
          </w:rPr>
          <w:delText>группе пользователей</w:delText>
        </w:r>
        <w:r w:rsidRPr="0071494F" w:rsidDel="000545E3">
          <w:rPr>
            <w:strike/>
            <w:highlight w:val="yellow"/>
            <w:lang w:val="en-US"/>
          </w:rPr>
          <w:delText>;</w:delText>
        </w:r>
      </w:del>
    </w:p>
    <w:p w14:paraId="2681492B" w14:textId="77777777" w:rsidR="00B86CD9" w:rsidRPr="0071494F" w:rsidRDefault="00B86CD9" w:rsidP="00B86CD9">
      <w:pPr>
        <w:pStyle w:val="21"/>
        <w:numPr>
          <w:ilvl w:val="0"/>
          <w:numId w:val="6"/>
        </w:numPr>
        <w:rPr>
          <w:strike/>
          <w:highlight w:val="yellow"/>
        </w:rPr>
      </w:pPr>
      <w:r w:rsidRPr="0071494F">
        <w:rPr>
          <w:strike/>
          <w:highlight w:val="yellow"/>
        </w:rPr>
        <w:t>пространству.</w:t>
      </w:r>
    </w:p>
    <w:p w14:paraId="48E0C85E" w14:textId="77777777" w:rsidR="00B86CD9" w:rsidRPr="0071494F" w:rsidRDefault="00B86CD9" w:rsidP="00B86CD9">
      <w:pPr>
        <w:pStyle w:val="21"/>
        <w:rPr>
          <w:strike/>
          <w:highlight w:val="yellow"/>
        </w:rPr>
      </w:pPr>
      <w:r w:rsidRPr="00C234D7">
        <w:rPr>
          <w:strike/>
          <w:highlight w:val="yellow"/>
        </w:rPr>
        <w:t xml:space="preserve"> </w:t>
      </w:r>
      <w:r w:rsidRPr="00C234D7">
        <w:rPr>
          <w:b/>
          <w:strike/>
          <w:highlight w:val="yellow"/>
        </w:rPr>
        <w:t>Приоритет</w:t>
      </w:r>
      <w:r w:rsidRPr="00C234D7">
        <w:rPr>
          <w:strike/>
          <w:highlight w:val="yellow"/>
        </w:rPr>
        <w:t xml:space="preserve"> задается автором тарифа </w:t>
      </w:r>
      <w:r w:rsidRPr="00C234D7">
        <w:rPr>
          <w:strike/>
          <w:highlight w:val="yellow"/>
          <w:lang w:val="en-US"/>
        </w:rPr>
        <w:t>Charge</w:t>
      </w:r>
      <w:r w:rsidRPr="00C234D7">
        <w:rPr>
          <w:strike/>
          <w:highlight w:val="yellow"/>
        </w:rPr>
        <w:t xml:space="preserve">. Для процедуры тарификации используется активный в текущую минуту времени тариф </w:t>
      </w:r>
      <w:r w:rsidRPr="00C234D7">
        <w:rPr>
          <w:strike/>
          <w:highlight w:val="yellow"/>
          <w:lang w:val="en-US"/>
        </w:rPr>
        <w:t>Charge</w:t>
      </w:r>
      <w:r w:rsidRPr="00C234D7">
        <w:rPr>
          <w:strike/>
          <w:highlight w:val="yellow"/>
        </w:rPr>
        <w:t xml:space="preserve"> с наивысшим приоритетом. Если два тарифа одновременно активны и имеют одинаковый приоритет для </w:t>
      </w:r>
      <w:r w:rsidRPr="0071494F">
        <w:rPr>
          <w:strike/>
          <w:highlight w:val="yellow"/>
        </w:rPr>
        <w:t>тарификации - используется более дорогой</w:t>
      </w:r>
      <w:ins w:id="744" w:author="Буссе Дмитрий Александрович" w:date="2024-06-07T10:52:00Z">
        <w:r w:rsidRPr="0071494F">
          <w:rPr>
            <w:strike/>
            <w:highlight w:val="yellow"/>
          </w:rPr>
          <w:t xml:space="preserve"> по сумме у.е. за час и </w:t>
        </w:r>
      </w:ins>
      <w:ins w:id="745" w:author="Буссе Дмитрий Александрович" w:date="2024-06-07T10:53:00Z">
        <w:r w:rsidRPr="0071494F">
          <w:rPr>
            <w:strike/>
            <w:highlight w:val="yellow"/>
          </w:rPr>
          <w:t xml:space="preserve">у.е. за </w:t>
        </w:r>
      </w:ins>
      <w:ins w:id="746" w:author="Буссе Дмитрий Александрович" w:date="2024-06-07T10:52:00Z">
        <w:r w:rsidRPr="0071494F">
          <w:rPr>
            <w:strike/>
            <w:highlight w:val="yellow"/>
          </w:rPr>
          <w:t>киловатт</w:t>
        </w:r>
      </w:ins>
      <w:ins w:id="747" w:author="Буссе Дмитрий Александрович" w:date="2024-06-07T10:53:00Z">
        <w:r w:rsidRPr="0071494F">
          <w:rPr>
            <w:strike/>
            <w:highlight w:val="yellow"/>
          </w:rPr>
          <w:t>*</w:t>
        </w:r>
      </w:ins>
      <w:ins w:id="748" w:author="Буссе Дмитрий Александрович" w:date="2024-06-07T10:52:00Z">
        <w:r w:rsidRPr="0071494F">
          <w:rPr>
            <w:strike/>
            <w:highlight w:val="yellow"/>
          </w:rPr>
          <w:t>час</w:t>
        </w:r>
      </w:ins>
      <w:r w:rsidRPr="0071494F">
        <w:rPr>
          <w:strike/>
          <w:highlight w:val="yellow"/>
        </w:rPr>
        <w:t xml:space="preserve">. </w:t>
      </w:r>
    </w:p>
    <w:p w14:paraId="72739E81" w14:textId="77777777" w:rsidR="00B86CD9" w:rsidRPr="0071494F" w:rsidRDefault="00B86CD9" w:rsidP="00B86CD9">
      <w:pPr>
        <w:pStyle w:val="21"/>
        <w:rPr>
          <w:strike/>
          <w:highlight w:val="yellow"/>
        </w:rPr>
      </w:pPr>
      <w:r w:rsidRPr="0071494F">
        <w:rPr>
          <w:strike/>
          <w:highlight w:val="yellow"/>
        </w:rPr>
        <w:t>Расписание. У тарифа есть время его действия (дни недели, даты, временные промежутки, укрупненные категории типа «праздники», «день/ночь»)</w:t>
      </w:r>
      <w:ins w:id="749" w:author="Буссе Дмитрий Александрович" w:date="2024-06-07T10:53:00Z">
        <w:r w:rsidRPr="0071494F">
          <w:rPr>
            <w:strike/>
            <w:highlight w:val="yellow"/>
          </w:rPr>
          <w:t xml:space="preserve">. </w:t>
        </w:r>
      </w:ins>
    </w:p>
    <w:p w14:paraId="5894AB54" w14:textId="77777777" w:rsidR="00B86CD9" w:rsidRPr="0071494F" w:rsidRDefault="00B86CD9" w:rsidP="00B86CD9">
      <w:pPr>
        <w:pStyle w:val="21"/>
        <w:rPr>
          <w:strike/>
        </w:rPr>
      </w:pPr>
      <w:r w:rsidRPr="0071494F">
        <w:rPr>
          <w:strike/>
          <w:highlight w:val="yellow"/>
        </w:rPr>
        <w:t xml:space="preserve">Свойства тарифа </w:t>
      </w:r>
      <w:r w:rsidRPr="0071494F">
        <w:rPr>
          <w:strike/>
          <w:highlight w:val="yellow"/>
          <w:lang w:val="en-US"/>
        </w:rPr>
        <w:t>Charge</w:t>
      </w:r>
      <w:r w:rsidRPr="0071494F">
        <w:rPr>
          <w:strike/>
          <w:highlight w:val="yellow"/>
        </w:rPr>
        <w:t xml:space="preserve"> прорабатываются на этапе ТЗ.</w:t>
      </w:r>
    </w:p>
    <w:p w14:paraId="6908BE79" w14:textId="77777777" w:rsidR="00D563C9" w:rsidRDefault="00EA441B" w:rsidP="00EA441B">
      <w:pPr>
        <w:pStyle w:val="13"/>
      </w:pPr>
      <w:r>
        <w:lastRenderedPageBreak/>
        <w:t>Основные функциональные требования к Системе.</w:t>
      </w:r>
      <w:bookmarkEnd w:id="672"/>
    </w:p>
    <w:p w14:paraId="0F800EFD" w14:textId="77777777" w:rsidR="007E5CF7" w:rsidRDefault="007E5CF7" w:rsidP="00DF6206">
      <w:pPr>
        <w:pStyle w:val="2"/>
      </w:pPr>
      <w:bookmarkStart w:id="750" w:name="_Toc168993516"/>
      <w:r w:rsidRPr="00DF6206">
        <w:t>Требования к структуре</w:t>
      </w:r>
      <w:bookmarkEnd w:id="750"/>
    </w:p>
    <w:p w14:paraId="3ECBAA05" w14:textId="77777777" w:rsidR="006210EA" w:rsidRPr="006210EA" w:rsidRDefault="006210EA" w:rsidP="006210EA">
      <w:pPr>
        <w:pStyle w:val="21"/>
      </w:pPr>
      <w:r>
        <w:t>Система устроена таким образом, что обеспечивается ее отказоустойчивость и масштабируемость.</w:t>
      </w:r>
    </w:p>
    <w:p w14:paraId="26465ECE" w14:textId="77777777" w:rsidR="00F70DC2" w:rsidRDefault="00F70DC2" w:rsidP="00CC490E">
      <w:pPr>
        <w:pStyle w:val="3"/>
      </w:pPr>
      <w:bookmarkStart w:id="751" w:name="_Toc168993517"/>
      <w:r>
        <w:t>Отказоустойчивость</w:t>
      </w:r>
      <w:bookmarkEnd w:id="751"/>
    </w:p>
    <w:p w14:paraId="74AFC845" w14:textId="77777777" w:rsidR="00DF6206" w:rsidRPr="00C3681D" w:rsidRDefault="00DF6206" w:rsidP="006210EA">
      <w:pPr>
        <w:pStyle w:val="21"/>
      </w:pPr>
      <w:r w:rsidRPr="00C3681D">
        <w:t xml:space="preserve">Серверная часть должна быть спроектирована исходя из требований максимальной отказоустойчивости, например, отказоустойчивый кластер серверов. Дублироваться должны все сервисы, отвечающие за работоспособность системы. </w:t>
      </w:r>
    </w:p>
    <w:p w14:paraId="16A2EB31" w14:textId="77777777" w:rsidR="00DF6206" w:rsidRPr="00DF6206" w:rsidRDefault="00DF6206" w:rsidP="006210EA">
      <w:pPr>
        <w:pStyle w:val="21"/>
      </w:pPr>
      <w:r w:rsidRPr="00DF6206">
        <w:t>Система должна поддерживать возможность использования распределенной архитектуры и резервирования основных элементов.</w:t>
      </w:r>
    </w:p>
    <w:p w14:paraId="03256E7A" w14:textId="77777777" w:rsidR="00F70DC2" w:rsidRPr="00F70DC2" w:rsidRDefault="006210EA" w:rsidP="00CC490E">
      <w:pPr>
        <w:pStyle w:val="3"/>
      </w:pPr>
      <w:bookmarkStart w:id="752" w:name="_Toc168993518"/>
      <w:r>
        <w:t>Масштабируемость</w:t>
      </w:r>
      <w:bookmarkEnd w:id="752"/>
    </w:p>
    <w:p w14:paraId="4E0BF039" w14:textId="77777777" w:rsidR="00D2330D" w:rsidRDefault="00D2330D" w:rsidP="006210EA">
      <w:pPr>
        <w:pStyle w:val="21"/>
      </w:pPr>
      <w:r>
        <w:t xml:space="preserve">Система должна поддерживать возможность применения распределенной архитектуры с иерархической структурой для достижения горизонтальной масштабируемости путем распределения </w:t>
      </w:r>
      <w:r w:rsidR="00654160">
        <w:t xml:space="preserve">(с применением </w:t>
      </w:r>
      <w:proofErr w:type="spellStart"/>
      <w:r w:rsidR="00654160">
        <w:t>балансировщика</w:t>
      </w:r>
      <w:proofErr w:type="spellEnd"/>
      <w:r w:rsidR="00654160">
        <w:t xml:space="preserve">) </w:t>
      </w:r>
      <w:r>
        <w:t>нагрузки при увеличении количества опрашиваемых данных или активных пользователей, включая возможность распределения выполняемых функций между серверами (выделение отдельного сервера для подключения поль</w:t>
      </w:r>
      <w:r w:rsidR="00585909">
        <w:t>зователей или обработки данных).</w:t>
      </w:r>
    </w:p>
    <w:p w14:paraId="3B0B9380" w14:textId="77777777" w:rsidR="00585909" w:rsidRDefault="00585909" w:rsidP="006210EA">
      <w:pPr>
        <w:pStyle w:val="21"/>
        <w:rPr>
          <w:rFonts w:ascii="Quattrocento Sans" w:eastAsia="Quattrocento Sans" w:hAnsi="Quattrocento Sans" w:cs="Quattrocento Sans"/>
        </w:rPr>
      </w:pPr>
      <w:r>
        <w:t>Система должна иметь гибкую структуру, быть наращиваемой, обеспечивать модификацию алгоритмов, допускать расширение объема информационных задач. Система должна допускать внесение изменений в конфигурацию и программное обеспечение, связанных с модернизацией технического обеспечения, разработкой и внедрением новых интерфейсов, методов и протоколов связи и передачи данных.</w:t>
      </w:r>
    </w:p>
    <w:p w14:paraId="46266958" w14:textId="77777777" w:rsidR="00DF6206" w:rsidRDefault="00DF6206" w:rsidP="006210EA">
      <w:pPr>
        <w:pStyle w:val="21"/>
      </w:pPr>
      <w:r w:rsidRPr="001A593B">
        <w:t xml:space="preserve">На основании требований необходимо подготовить </w:t>
      </w:r>
      <w:proofErr w:type="spellStart"/>
      <w:r w:rsidRPr="001A593B">
        <w:t>сайзинг</w:t>
      </w:r>
      <w:proofErr w:type="spellEnd"/>
      <w:r w:rsidRPr="001A593B">
        <w:t xml:space="preserve"> проекта и согласовать с заказчиком.</w:t>
      </w:r>
    </w:p>
    <w:p w14:paraId="4AA438A0" w14:textId="77777777" w:rsidR="00DF6206" w:rsidRPr="00C3681D" w:rsidRDefault="00DF6206" w:rsidP="006210EA">
      <w:pPr>
        <w:pStyle w:val="21"/>
      </w:pPr>
      <w:r w:rsidRPr="00C45903">
        <w:t xml:space="preserve">Заказчику должен быть предоставлен расчет мощности аппаратной части под проект исходя из согласованного </w:t>
      </w:r>
      <w:proofErr w:type="spellStart"/>
      <w:r w:rsidRPr="00C45903">
        <w:t>сайзинга</w:t>
      </w:r>
      <w:proofErr w:type="spellEnd"/>
      <w:r w:rsidRPr="00C45903">
        <w:t xml:space="preserve"> и ФТТ</w:t>
      </w:r>
      <w:r>
        <w:t>.</w:t>
      </w:r>
    </w:p>
    <w:p w14:paraId="191D1BEF" w14:textId="77777777" w:rsidR="00A87D7F" w:rsidRPr="00A87D7F" w:rsidRDefault="00A87D7F" w:rsidP="006210EA">
      <w:pPr>
        <w:pStyle w:val="21"/>
      </w:pPr>
      <w:r>
        <w:t xml:space="preserve">При разработке канала отправки оповещений через </w:t>
      </w:r>
      <w:r>
        <w:rPr>
          <w:lang w:val="en-US"/>
        </w:rPr>
        <w:t>Telegram</w:t>
      </w:r>
      <w:r w:rsidRPr="00A87D7F">
        <w:t xml:space="preserve"> </w:t>
      </w:r>
      <w:r>
        <w:t xml:space="preserve">предусмотреть возможность расширения в будущих разработках функционала </w:t>
      </w:r>
      <w:r>
        <w:rPr>
          <w:lang w:val="en-US"/>
        </w:rPr>
        <w:t>Telegram</w:t>
      </w:r>
      <w:r w:rsidRPr="00A87D7F">
        <w:t>-</w:t>
      </w:r>
      <w:r>
        <w:t xml:space="preserve">бота (подключение </w:t>
      </w:r>
      <w:r w:rsidR="00654160">
        <w:t xml:space="preserve">к чату </w:t>
      </w:r>
      <w:r>
        <w:t xml:space="preserve">живого консультанта, подключение </w:t>
      </w:r>
      <w:r>
        <w:rPr>
          <w:lang w:val="en-US"/>
        </w:rPr>
        <w:t>AI</w:t>
      </w:r>
      <w:r w:rsidRPr="00A87D7F">
        <w:t>-</w:t>
      </w:r>
      <w:r>
        <w:t xml:space="preserve">бота). </w:t>
      </w:r>
    </w:p>
    <w:p w14:paraId="0CC55015" w14:textId="77777777" w:rsidR="00654160" w:rsidRDefault="00654160" w:rsidP="00654160">
      <w:pPr>
        <w:pStyle w:val="2"/>
      </w:pPr>
      <w:bookmarkStart w:id="753" w:name="_Toc168993519"/>
      <w:r>
        <w:t>Производительность</w:t>
      </w:r>
      <w:bookmarkEnd w:id="753"/>
    </w:p>
    <w:p w14:paraId="089DE836" w14:textId="77777777" w:rsidR="002508C9" w:rsidRDefault="002508C9" w:rsidP="002508C9">
      <w:pPr>
        <w:pStyle w:val="21"/>
      </w:pPr>
      <w:r>
        <w:t>Платформа обладает следующими эксплуатационными характеристиками:</w:t>
      </w:r>
    </w:p>
    <w:p w14:paraId="2CE20409" w14:textId="77777777" w:rsidR="002508C9" w:rsidRDefault="002508C9" w:rsidP="00FC0056">
      <w:pPr>
        <w:pStyle w:val="21"/>
        <w:numPr>
          <w:ilvl w:val="0"/>
          <w:numId w:val="13"/>
        </w:numPr>
      </w:pPr>
      <w:r>
        <w:t xml:space="preserve"> поддерживает одновременную работу не менее 450 пользователей </w:t>
      </w:r>
    </w:p>
    <w:p w14:paraId="75C18B62" w14:textId="6E93A43F" w:rsidR="002508C9" w:rsidRDefault="002508C9" w:rsidP="00FC0056">
      <w:pPr>
        <w:pStyle w:val="21"/>
        <w:numPr>
          <w:ilvl w:val="0"/>
          <w:numId w:val="13"/>
        </w:numPr>
      </w:pPr>
      <w:r>
        <w:t>время отклика интерфейсов компонентов Платформы не более 1</w:t>
      </w:r>
      <w:r w:rsidR="00F8170B" w:rsidRPr="00F8170B">
        <w:t>,5</w:t>
      </w:r>
      <w:r>
        <w:t xml:space="preserve"> секунд (в штатном режиме);</w:t>
      </w:r>
    </w:p>
    <w:p w14:paraId="1D0D1EB2" w14:textId="77777777" w:rsidR="002508C9" w:rsidRDefault="002508C9" w:rsidP="00FC0056">
      <w:pPr>
        <w:pStyle w:val="21"/>
        <w:numPr>
          <w:ilvl w:val="0"/>
          <w:numId w:val="13"/>
        </w:numPr>
      </w:pPr>
      <w:r>
        <w:t>поддерживает работу не менее 50 тысяч конечных пользователей;</w:t>
      </w:r>
    </w:p>
    <w:p w14:paraId="1B5F6251" w14:textId="77777777" w:rsidR="002508C9" w:rsidRDefault="002508C9" w:rsidP="00FC0056">
      <w:pPr>
        <w:pStyle w:val="21"/>
        <w:numPr>
          <w:ilvl w:val="0"/>
          <w:numId w:val="13"/>
        </w:numPr>
      </w:pPr>
      <w:r>
        <w:t xml:space="preserve">поддерживает одновременную работу не менее 12 тысяч конечных пользователей в интерфейсах мобильных устройств; </w:t>
      </w:r>
    </w:p>
    <w:p w14:paraId="2AB2BA08" w14:textId="77777777" w:rsidR="003A3790" w:rsidRDefault="00654160" w:rsidP="003A3790">
      <w:pPr>
        <w:pStyle w:val="2"/>
      </w:pPr>
      <w:bookmarkStart w:id="754" w:name="_Toc168993520"/>
      <w:r>
        <w:t>Метрики системы</w:t>
      </w:r>
      <w:bookmarkEnd w:id="754"/>
    </w:p>
    <w:p w14:paraId="2597868C" w14:textId="77777777" w:rsidR="00654160" w:rsidRDefault="00654160" w:rsidP="00654160">
      <w:pPr>
        <w:pStyle w:val="21"/>
      </w:pPr>
      <w:r>
        <w:t xml:space="preserve">Существует </w:t>
      </w:r>
      <w:r w:rsidR="00A75A02">
        <w:t>подсистема мониторинга метрик для точек развертывания системы:</w:t>
      </w:r>
    </w:p>
    <w:p w14:paraId="411160D5" w14:textId="77777777" w:rsidR="00A75A02" w:rsidRPr="00A75A02" w:rsidRDefault="00A75A02" w:rsidP="00FC0056">
      <w:pPr>
        <w:pStyle w:val="a9"/>
        <w:numPr>
          <w:ilvl w:val="0"/>
          <w:numId w:val="11"/>
        </w:numPr>
        <w:rPr>
          <w:lang w:val="en-US"/>
        </w:rPr>
      </w:pPr>
      <w:r w:rsidRPr="00A75A02">
        <w:rPr>
          <w:lang w:val="en-US"/>
        </w:rPr>
        <w:t xml:space="preserve">CPU Utilization; </w:t>
      </w:r>
    </w:p>
    <w:p w14:paraId="52BC9927" w14:textId="77777777" w:rsidR="00A75A02" w:rsidRPr="00A75A02" w:rsidRDefault="00A75A02" w:rsidP="00FC0056">
      <w:pPr>
        <w:pStyle w:val="a9"/>
        <w:numPr>
          <w:ilvl w:val="0"/>
          <w:numId w:val="11"/>
        </w:numPr>
        <w:rPr>
          <w:lang w:val="en-US"/>
        </w:rPr>
      </w:pPr>
      <w:r w:rsidRPr="00A75A02">
        <w:rPr>
          <w:lang w:val="en-US"/>
        </w:rPr>
        <w:t xml:space="preserve">RAM Utilization; </w:t>
      </w:r>
    </w:p>
    <w:p w14:paraId="284C5BD7" w14:textId="77777777" w:rsidR="00A75A02" w:rsidRPr="00A75A02" w:rsidRDefault="00A75A02" w:rsidP="00FC0056">
      <w:pPr>
        <w:pStyle w:val="a9"/>
        <w:numPr>
          <w:ilvl w:val="0"/>
          <w:numId w:val="11"/>
        </w:numPr>
        <w:rPr>
          <w:lang w:val="en-US"/>
        </w:rPr>
      </w:pPr>
      <w:r w:rsidRPr="00A75A02">
        <w:rPr>
          <w:lang w:val="en-US"/>
        </w:rPr>
        <w:t xml:space="preserve">Storage Utilization; </w:t>
      </w:r>
    </w:p>
    <w:p w14:paraId="146C0573" w14:textId="77777777" w:rsidR="00A75A02" w:rsidRDefault="00A75A02" w:rsidP="00FC0056">
      <w:pPr>
        <w:pStyle w:val="a9"/>
        <w:numPr>
          <w:ilvl w:val="0"/>
          <w:numId w:val="11"/>
        </w:numPr>
      </w:pPr>
      <w:proofErr w:type="spellStart"/>
      <w:r>
        <w:t>Network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 xml:space="preserve">; </w:t>
      </w:r>
    </w:p>
    <w:p w14:paraId="0F19C50D" w14:textId="77777777" w:rsidR="00A75A02" w:rsidRDefault="00A75A02" w:rsidP="00A75A02">
      <w:pPr>
        <w:pStyle w:val="21"/>
      </w:pPr>
      <w:r>
        <w:lastRenderedPageBreak/>
        <w:t xml:space="preserve">Отслеживание метрик производительности и доступности серверов виртуализации кластеров (потребление CPU, RAM, IOPS, </w:t>
      </w:r>
      <w:proofErr w:type="spellStart"/>
      <w:r>
        <w:t>Throughput</w:t>
      </w:r>
      <w:proofErr w:type="spellEnd"/>
      <w:r>
        <w:t xml:space="preserve">, </w:t>
      </w:r>
      <w:proofErr w:type="spellStart"/>
      <w:r>
        <w:t>Latency</w:t>
      </w:r>
      <w:proofErr w:type="spellEnd"/>
      <w:r>
        <w:t xml:space="preserve">); </w:t>
      </w:r>
      <w:r>
        <w:softHyphen/>
        <w:t xml:space="preserve"> поддержку сбора базовых метрик подсистемы хранения данных (IOPS, </w:t>
      </w:r>
      <w:proofErr w:type="spellStart"/>
      <w:r>
        <w:t>Throughput</w:t>
      </w:r>
      <w:proofErr w:type="spellEnd"/>
      <w:r>
        <w:t xml:space="preserve">, </w:t>
      </w:r>
      <w:proofErr w:type="spellStart"/>
      <w:r>
        <w:t>Latency</w:t>
      </w:r>
      <w:proofErr w:type="spellEnd"/>
      <w:r>
        <w:t xml:space="preserve">, информация по объемам пространства). Подсистема мониторинга обеспечивает выполнение следующих требований к конфигурированию и сбору метрик мониторинга: </w:t>
      </w:r>
      <w:r>
        <w:softHyphen/>
        <w:t xml:space="preserve"> </w:t>
      </w:r>
    </w:p>
    <w:p w14:paraId="6AA94702" w14:textId="77777777" w:rsidR="00A75A02" w:rsidRDefault="00A75A02" w:rsidP="00FC0056">
      <w:pPr>
        <w:pStyle w:val="21"/>
        <w:numPr>
          <w:ilvl w:val="0"/>
          <w:numId w:val="12"/>
        </w:numPr>
      </w:pPr>
      <w:r>
        <w:t xml:space="preserve">возможность расширения базового набора метрик путем изменения правил мониторинга, без необходимости установки дополнительных модулей на целевые серверы; </w:t>
      </w:r>
      <w:r>
        <w:softHyphen/>
      </w:r>
    </w:p>
    <w:p w14:paraId="7B15F5E8" w14:textId="77777777" w:rsidR="00A75A02" w:rsidRDefault="00A75A02" w:rsidP="00FC0056">
      <w:pPr>
        <w:pStyle w:val="21"/>
        <w:numPr>
          <w:ilvl w:val="0"/>
          <w:numId w:val="12"/>
        </w:numPr>
      </w:pPr>
      <w:r>
        <w:t>дополнительные модули-агенты мониторинга должны управляться централизованно;</w:t>
      </w:r>
    </w:p>
    <w:p w14:paraId="1487D1DA" w14:textId="77777777" w:rsidR="00A75A02" w:rsidRDefault="00A75A02" w:rsidP="00FC0056">
      <w:pPr>
        <w:pStyle w:val="21"/>
        <w:numPr>
          <w:ilvl w:val="0"/>
          <w:numId w:val="12"/>
        </w:numPr>
      </w:pPr>
      <w:r>
        <w:t>изменение правил мониторинга должно поддерживать распространение сразу на все или на определенное количество агентов, в зависимости от выбора администратора;</w:t>
      </w:r>
    </w:p>
    <w:p w14:paraId="398A4261" w14:textId="77777777" w:rsidR="00A75A02" w:rsidRDefault="00A75A02" w:rsidP="00FC0056">
      <w:pPr>
        <w:pStyle w:val="21"/>
        <w:numPr>
          <w:ilvl w:val="0"/>
          <w:numId w:val="12"/>
        </w:numPr>
      </w:pPr>
      <w:r>
        <w:t>возможность получения исторических значений метрик за выбранный период.</w:t>
      </w:r>
    </w:p>
    <w:p w14:paraId="08216732" w14:textId="77777777" w:rsidR="00A75A02" w:rsidRPr="00654160" w:rsidRDefault="00A75A02" w:rsidP="00614D26">
      <w:pPr>
        <w:pStyle w:val="21"/>
      </w:pPr>
      <w:r>
        <w:t>Подсистема мониторинга поддерживает программный интерфейс API</w:t>
      </w:r>
      <w:r w:rsidR="00614D26">
        <w:t xml:space="preserve"> (REST) для облачной платформы.</w:t>
      </w:r>
    </w:p>
    <w:p w14:paraId="0480A87C" w14:textId="77777777" w:rsidR="003A3790" w:rsidRDefault="003A3790" w:rsidP="003A3790">
      <w:pPr>
        <w:pStyle w:val="2"/>
      </w:pPr>
      <w:bookmarkStart w:id="755" w:name="_Toc168993521"/>
      <w:r>
        <w:t>Требования к безопасности</w:t>
      </w:r>
      <w:bookmarkEnd w:id="755"/>
    </w:p>
    <w:p w14:paraId="56CC3CD1" w14:textId="77777777" w:rsidR="003A2C92" w:rsidRDefault="00784E50" w:rsidP="003A2C92">
      <w:pPr>
        <w:pStyle w:val="21"/>
      </w:pPr>
      <w:r>
        <w:t xml:space="preserve">Экземпляр системы сразу после развертывания может безопасно работать в сети Интернет, имеет все необходимые механизмы безопасности и не требует </w:t>
      </w:r>
      <w:r w:rsidR="003A2C92">
        <w:t>дополнительных</w:t>
      </w:r>
      <w:r>
        <w:t xml:space="preserve"> мер по обеспечению безопасности.</w:t>
      </w:r>
    </w:p>
    <w:p w14:paraId="7445F85D" w14:textId="77777777" w:rsidR="00784E50" w:rsidRDefault="00755B57" w:rsidP="003A2C92">
      <w:pPr>
        <w:pStyle w:val="21"/>
      </w:pPr>
      <w:r w:rsidRPr="004D21DB">
        <w:t xml:space="preserve">Связь </w:t>
      </w:r>
      <w:r w:rsidR="005D4BF0">
        <w:t xml:space="preserve">между компонентами системы </w:t>
      </w:r>
      <w:r w:rsidRPr="004D21DB">
        <w:t xml:space="preserve">должна осуществляться по </w:t>
      </w:r>
      <w:r>
        <w:t xml:space="preserve">TCP-соединению с </w:t>
      </w:r>
      <w:r w:rsidR="005D4BF0">
        <w:t>безусловной защитой</w:t>
      </w:r>
      <w:r w:rsidRPr="004D21DB">
        <w:t xml:space="preserve"> его SSL/TLS </w:t>
      </w:r>
      <w:r w:rsidR="00784E50">
        <w:t xml:space="preserve">или иным способом </w:t>
      </w:r>
      <w:r w:rsidRPr="004D21DB">
        <w:t>шифровани</w:t>
      </w:r>
      <w:r w:rsidR="00784E50">
        <w:t>я</w:t>
      </w:r>
      <w:r>
        <w:t>.</w:t>
      </w:r>
    </w:p>
    <w:p w14:paraId="3B55EAD7" w14:textId="77777777" w:rsidR="00784E50" w:rsidRDefault="00784E50" w:rsidP="00784E50">
      <w:pPr>
        <w:pStyle w:val="21"/>
      </w:pPr>
      <w:r>
        <w:t>Необходимы:</w:t>
      </w:r>
    </w:p>
    <w:p w14:paraId="6A1F190A" w14:textId="77777777" w:rsidR="003A2C92" w:rsidRDefault="003A2C92" w:rsidP="00FC0056">
      <w:pPr>
        <w:pStyle w:val="21"/>
        <w:numPr>
          <w:ilvl w:val="0"/>
          <w:numId w:val="10"/>
        </w:numPr>
      </w:pPr>
      <w:r>
        <w:t xml:space="preserve">связь с </w:t>
      </w:r>
      <w:r>
        <w:rPr>
          <w:lang w:val="en-US"/>
        </w:rPr>
        <w:t>web</w:t>
      </w:r>
      <w:r w:rsidRPr="003A2C92">
        <w:t>-</w:t>
      </w:r>
      <w:r>
        <w:t xml:space="preserve">интерфейсом </w:t>
      </w:r>
      <w:r w:rsidRPr="003A2C92">
        <w:t>по за</w:t>
      </w:r>
      <w:r>
        <w:t>щищенным протоколам (SSL/HTTPS)</w:t>
      </w:r>
    </w:p>
    <w:p w14:paraId="461073CB" w14:textId="77777777" w:rsidR="003A2C92" w:rsidRDefault="003A2C92" w:rsidP="00FC0056">
      <w:pPr>
        <w:pStyle w:val="21"/>
        <w:numPr>
          <w:ilvl w:val="0"/>
          <w:numId w:val="10"/>
        </w:numPr>
      </w:pPr>
      <w:r>
        <w:t xml:space="preserve">связь между компонентами системы </w:t>
      </w:r>
      <w:r w:rsidRPr="004D21DB">
        <w:t xml:space="preserve">по </w:t>
      </w:r>
      <w:r>
        <w:t>TCP-соединению с безусловной защитой</w:t>
      </w:r>
      <w:r w:rsidRPr="004D21DB">
        <w:t xml:space="preserve"> его SSL/TLS </w:t>
      </w:r>
    </w:p>
    <w:p w14:paraId="00370073" w14:textId="77777777" w:rsidR="003A2C92" w:rsidRDefault="003A2C92" w:rsidP="00FC0056">
      <w:pPr>
        <w:pStyle w:val="21"/>
        <w:numPr>
          <w:ilvl w:val="0"/>
          <w:numId w:val="10"/>
        </w:numPr>
      </w:pPr>
      <w:r>
        <w:t>вход пользователей в систему после безусловной аутентификации</w:t>
      </w:r>
    </w:p>
    <w:p w14:paraId="5918FD1D" w14:textId="77777777" w:rsidR="00FC1C66" w:rsidRPr="003A2C92" w:rsidRDefault="003A2C92" w:rsidP="00FC0056">
      <w:pPr>
        <w:pStyle w:val="21"/>
        <w:numPr>
          <w:ilvl w:val="0"/>
          <w:numId w:val="10"/>
        </w:numPr>
      </w:pPr>
      <w:r w:rsidRPr="00FC1C66">
        <w:rPr>
          <w:color w:val="000000" w:themeColor="text1"/>
        </w:rPr>
        <w:t>протоколирование событий аутентификации и авторизации пользователей</w:t>
      </w:r>
      <w:r w:rsidR="00FC1C66" w:rsidRPr="00FC1C66">
        <w:rPr>
          <w:color w:val="000000" w:themeColor="text1"/>
        </w:rPr>
        <w:t xml:space="preserve">, </w:t>
      </w:r>
      <w:proofErr w:type="spellStart"/>
      <w:r w:rsidR="00FC1C66" w:rsidRPr="00DC735D">
        <w:t>логировани</w:t>
      </w:r>
      <w:r w:rsidR="00FC1C66">
        <w:t>е</w:t>
      </w:r>
      <w:proofErr w:type="spellEnd"/>
      <w:r w:rsidR="00FC1C66" w:rsidRPr="00DC735D">
        <w:t xml:space="preserve"> действий пользователей. </w:t>
      </w:r>
      <w:proofErr w:type="spellStart"/>
      <w:r w:rsidR="00FC1C66" w:rsidRPr="00DC735D">
        <w:t>Логирование</w:t>
      </w:r>
      <w:proofErr w:type="spellEnd"/>
      <w:r w:rsidR="00FC1C66" w:rsidRPr="00DC735D">
        <w:t xml:space="preserve"> до</w:t>
      </w:r>
      <w:r w:rsidR="00FC1C66">
        <w:t>лжно быть организовано таким об</w:t>
      </w:r>
      <w:r w:rsidR="00FC1C66" w:rsidRPr="00DC735D">
        <w:t>разом, чтобы была возможность экспорта логов в удо</w:t>
      </w:r>
      <w:r w:rsidR="00FC1C66">
        <w:t>бном формате. В логах должны от</w:t>
      </w:r>
      <w:r w:rsidR="00FC1C66" w:rsidRPr="00DC735D">
        <w:t>сутствовать критичные данные.</w:t>
      </w:r>
    </w:p>
    <w:p w14:paraId="2EB32A5D" w14:textId="77777777" w:rsidR="00784E50" w:rsidRDefault="00784E50" w:rsidP="00FC0056">
      <w:pPr>
        <w:pStyle w:val="21"/>
        <w:numPr>
          <w:ilvl w:val="0"/>
          <w:numId w:val="10"/>
        </w:numPr>
      </w:pPr>
      <w:r>
        <w:t xml:space="preserve">наличие механизма защиты от </w:t>
      </w:r>
      <w:proofErr w:type="spellStart"/>
      <w:r>
        <w:t>DDos</w:t>
      </w:r>
      <w:proofErr w:type="spellEnd"/>
      <w:r>
        <w:t xml:space="preserve"> атак</w:t>
      </w:r>
    </w:p>
    <w:p w14:paraId="2A6CF812" w14:textId="77777777" w:rsidR="00784E50" w:rsidRDefault="00784E50" w:rsidP="00FC0056">
      <w:pPr>
        <w:pStyle w:val="21"/>
        <w:numPr>
          <w:ilvl w:val="0"/>
          <w:numId w:val="10"/>
        </w:numPr>
      </w:pPr>
      <w:r>
        <w:t>применение существующих техник защиты от XSS атак, SQL инъекций</w:t>
      </w:r>
    </w:p>
    <w:p w14:paraId="31758C8D" w14:textId="77777777" w:rsidR="00784E50" w:rsidRDefault="00784E50" w:rsidP="00FC0056">
      <w:pPr>
        <w:pStyle w:val="21"/>
        <w:numPr>
          <w:ilvl w:val="0"/>
          <w:numId w:val="10"/>
        </w:numPr>
      </w:pPr>
      <w:r>
        <w:t>хранение паролей пользователей в шифрованном виде</w:t>
      </w:r>
    </w:p>
    <w:p w14:paraId="059DD80A" w14:textId="77777777" w:rsidR="003A2C92" w:rsidRDefault="003A2C92" w:rsidP="00FC0056">
      <w:pPr>
        <w:pStyle w:val="21"/>
        <w:numPr>
          <w:ilvl w:val="0"/>
          <w:numId w:val="10"/>
        </w:numPr>
      </w:pPr>
      <w:r w:rsidRPr="003A2C92">
        <w:t>регулировка сложности используемого пароля (минимальная длина пароля 8 символов, необходимость наличия заглавных букв, цифр и специальных символов);</w:t>
      </w:r>
    </w:p>
    <w:p w14:paraId="1375B0CE" w14:textId="77777777" w:rsidR="00784E50" w:rsidRDefault="00784E50" w:rsidP="00FC0056">
      <w:pPr>
        <w:pStyle w:val="21"/>
        <w:numPr>
          <w:ilvl w:val="0"/>
          <w:numId w:val="10"/>
        </w:numPr>
      </w:pPr>
      <w:r>
        <w:t>использование защиты от перебора паролей</w:t>
      </w:r>
    </w:p>
    <w:p w14:paraId="250C9904" w14:textId="77777777" w:rsidR="00784E50" w:rsidRDefault="00784E50" w:rsidP="00FC0056">
      <w:pPr>
        <w:pStyle w:val="21"/>
        <w:numPr>
          <w:ilvl w:val="0"/>
          <w:numId w:val="10"/>
        </w:numPr>
      </w:pPr>
      <w:r>
        <w:t>наличие механизма срока действия пароля</w:t>
      </w:r>
    </w:p>
    <w:p w14:paraId="6F57018C" w14:textId="77777777" w:rsidR="00784E50" w:rsidRDefault="00784E50" w:rsidP="00FC0056">
      <w:pPr>
        <w:pStyle w:val="21"/>
        <w:numPr>
          <w:ilvl w:val="0"/>
          <w:numId w:val="10"/>
        </w:numPr>
      </w:pPr>
      <w:r>
        <w:t>многофакторная аутентификация</w:t>
      </w:r>
      <w:r w:rsidR="003A2C92">
        <w:t xml:space="preserve"> с запоминанием устройства пользователя для быстрого входа</w:t>
      </w:r>
    </w:p>
    <w:p w14:paraId="77E3428E" w14:textId="77777777" w:rsidR="00754CF3" w:rsidRDefault="00754CF3" w:rsidP="00FC0056">
      <w:pPr>
        <w:pStyle w:val="21"/>
        <w:numPr>
          <w:ilvl w:val="0"/>
          <w:numId w:val="10"/>
        </w:numPr>
      </w:pPr>
      <w:r>
        <w:t xml:space="preserve">возможность подключения к сторонним системам авторизации </w:t>
      </w:r>
      <w:r w:rsidRPr="00754CF3">
        <w:t>(</w:t>
      </w:r>
      <w:proofErr w:type="spellStart"/>
      <w:r>
        <w:t>Госуслуги</w:t>
      </w:r>
      <w:proofErr w:type="spellEnd"/>
      <w:r>
        <w:t>, Яндекс</w:t>
      </w:r>
      <w:r>
        <w:rPr>
          <w:lang w:val="en-US"/>
        </w:rPr>
        <w:t>ID</w:t>
      </w:r>
      <w:r>
        <w:t xml:space="preserve"> </w:t>
      </w:r>
      <w:r w:rsidRPr="00754CF3">
        <w:t>(</w:t>
      </w:r>
      <w:r>
        <w:rPr>
          <w:lang w:val="en-US"/>
        </w:rPr>
        <w:t>OAuth</w:t>
      </w:r>
      <w:r>
        <w:t>2</w:t>
      </w:r>
      <w:r w:rsidRPr="00754CF3">
        <w:t xml:space="preserve">) </w:t>
      </w:r>
      <w:r>
        <w:t>и подобным)</w:t>
      </w:r>
    </w:p>
    <w:p w14:paraId="647D3499" w14:textId="018805F6" w:rsidR="00784E50" w:rsidRDefault="00784E50" w:rsidP="00FC0056">
      <w:pPr>
        <w:pStyle w:val="21"/>
        <w:numPr>
          <w:ilvl w:val="0"/>
          <w:numId w:val="10"/>
        </w:numPr>
      </w:pPr>
      <w:r>
        <w:t xml:space="preserve">наличие </w:t>
      </w:r>
      <w:proofErr w:type="spellStart"/>
      <w:r>
        <w:t>капчи</w:t>
      </w:r>
      <w:proofErr w:type="spellEnd"/>
    </w:p>
    <w:p w14:paraId="5A596703" w14:textId="660F8FFC" w:rsidR="00A803C6" w:rsidRPr="005D4BF0" w:rsidRDefault="00A803C6" w:rsidP="00FC0056">
      <w:pPr>
        <w:pStyle w:val="21"/>
        <w:numPr>
          <w:ilvl w:val="0"/>
          <w:numId w:val="10"/>
        </w:numPr>
      </w:pPr>
      <w:r>
        <w:lastRenderedPageBreak/>
        <w:t>Возможность о</w:t>
      </w:r>
      <w:r w:rsidRPr="00A803C6">
        <w:t>граничени</w:t>
      </w:r>
      <w:r>
        <w:t>я</w:t>
      </w:r>
      <w:r w:rsidRPr="00A803C6">
        <w:t xml:space="preserve"> сетевого трафика</w:t>
      </w:r>
      <w:r>
        <w:t xml:space="preserve"> по </w:t>
      </w:r>
      <w:r w:rsidR="00167129">
        <w:t>географическому</w:t>
      </w:r>
      <w:r>
        <w:t xml:space="preserve"> признаку</w:t>
      </w:r>
      <w:r w:rsidRPr="00A803C6">
        <w:t>,</w:t>
      </w:r>
      <w:r>
        <w:t xml:space="preserve"> возможность блокировки доступа через</w:t>
      </w:r>
      <w:r w:rsidRPr="00A803C6">
        <w:t xml:space="preserve"> </w:t>
      </w:r>
      <w:r>
        <w:rPr>
          <w:lang w:val="en-US"/>
        </w:rPr>
        <w:t>VPN</w:t>
      </w:r>
      <w:r w:rsidRPr="00A803C6">
        <w:t>.</w:t>
      </w:r>
    </w:p>
    <w:p w14:paraId="3257CAE4" w14:textId="77777777" w:rsidR="00484EDB" w:rsidRDefault="00484EDB" w:rsidP="00484EDB">
      <w:pPr>
        <w:pStyle w:val="2"/>
      </w:pPr>
      <w:bookmarkStart w:id="756" w:name="_Toc159485456"/>
      <w:bookmarkStart w:id="757" w:name="_Toc168993522"/>
      <w:r>
        <w:t xml:space="preserve">Развёртывание </w:t>
      </w:r>
      <w:bookmarkEnd w:id="756"/>
      <w:r w:rsidR="004525C1">
        <w:t>системы</w:t>
      </w:r>
      <w:bookmarkEnd w:id="757"/>
      <w:r w:rsidRPr="00CA7B29">
        <w:t xml:space="preserve"> </w:t>
      </w:r>
    </w:p>
    <w:p w14:paraId="6D0F6996" w14:textId="77777777" w:rsidR="00484EDB" w:rsidRDefault="00484EDB" w:rsidP="00484EDB">
      <w:pPr>
        <w:pStyle w:val="21"/>
      </w:pPr>
      <w:r>
        <w:t xml:space="preserve">Механизм упаковки приложения </w:t>
      </w:r>
      <w:r w:rsidR="004525C1">
        <w:t xml:space="preserve">и необходимых элементов инфраструктуры </w:t>
      </w:r>
      <w:r>
        <w:t xml:space="preserve">из окружения для разработки в установочный пакет и развертывание у клиента максимально автоматизирован </w:t>
      </w:r>
      <w:r w:rsidR="00395E62">
        <w:t xml:space="preserve">и упрощен </w:t>
      </w:r>
      <w:r>
        <w:t>(контейнеризация, специальные скрипты и т.п. что проще реализовать)</w:t>
      </w:r>
      <w:r w:rsidR="00395E62">
        <w:t>.</w:t>
      </w:r>
    </w:p>
    <w:p w14:paraId="03529AC1" w14:textId="77777777" w:rsidR="00395E62" w:rsidRDefault="00395E62" w:rsidP="00395E62">
      <w:pPr>
        <w:pStyle w:val="2"/>
      </w:pPr>
      <w:bookmarkStart w:id="758" w:name="_Toc159485457"/>
      <w:bookmarkStart w:id="759" w:name="_Toc168993523"/>
      <w:r>
        <w:t>Резервное копирование</w:t>
      </w:r>
      <w:bookmarkEnd w:id="758"/>
      <w:bookmarkEnd w:id="759"/>
      <w:r>
        <w:t xml:space="preserve"> </w:t>
      </w:r>
    </w:p>
    <w:p w14:paraId="130789F3" w14:textId="77777777" w:rsidR="00395E62" w:rsidRDefault="00395E62" w:rsidP="00395E62">
      <w:pPr>
        <w:pStyle w:val="21"/>
      </w:pPr>
      <w:r>
        <w:t>Существует и описан в инструкции механизм резервного копирования и обеспечения отказоустойчивости (вероятно, кластер для баз данных, контейнеризация на базе открытых систем в конфигурации отказоустойчивого кластера для сервера приложений).</w:t>
      </w:r>
    </w:p>
    <w:p w14:paraId="2343ECB9" w14:textId="77777777" w:rsidR="00DF6206" w:rsidRDefault="00DF6206" w:rsidP="00DF6206">
      <w:pPr>
        <w:pStyle w:val="21"/>
      </w:pPr>
      <w:r>
        <w:t>Должна быть предусмотрена возможность организации автоматического и ручного резервного копирования данных и конфигурации Системы средствами системы резервного копирования и восстановления информации с использованием резервных копий.</w:t>
      </w:r>
    </w:p>
    <w:sectPr w:rsidR="00DF62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30A3C2" w14:textId="77777777" w:rsidR="006F6257" w:rsidRDefault="006F6257">
      <w:pPr>
        <w:spacing w:after="0" w:line="240" w:lineRule="auto"/>
      </w:pPr>
      <w:r>
        <w:separator/>
      </w:r>
    </w:p>
  </w:endnote>
  <w:endnote w:type="continuationSeparator" w:id="0">
    <w:p w14:paraId="310B15CC" w14:textId="77777777" w:rsidR="006F6257" w:rsidRDefault="006F6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Quattrocento Sans">
    <w:altName w:val="SimSun"/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19A99E" w14:textId="77777777" w:rsidR="00B31EAF" w:rsidRDefault="00B31EAF">
    <w:pPr>
      <w:pBdr>
        <w:top w:val="single" w:sz="4" w:space="8" w:color="5B9BD5"/>
        <w:left w:val="single" w:sz="4" w:space="31" w:color="5B9BD5"/>
        <w:bottom w:val="single" w:sz="4" w:space="8" w:color="5B9BD5"/>
        <w:right w:val="single" w:sz="4" w:space="31" w:color="5B9BD5"/>
      </w:pBdr>
      <w:shd w:val="clear" w:color="auto" w:fill="5B9BD5"/>
      <w:spacing w:after="0"/>
      <w:rPr>
        <w:rFonts w:ascii="Quattrocento Sans" w:eastAsia="Quattrocento Sans" w:hAnsi="Quattrocento Sans" w:cs="Quattrocento Sans"/>
        <w:color w:val="FFFFFF"/>
        <w14:textFill>
          <w14:solidFill>
            <w14:srgbClr w14:val="FFFFFF">
              <w14:lumMod w14:val="65000"/>
              <w14:lumOff w14:val="35000"/>
            </w14:srgbClr>
          </w14:solidFill>
        </w14:textFill>
      </w:rPr>
    </w:pPr>
    <w:sdt>
      <w:sdtPr>
        <w:tag w:val="goog_rdk_1291"/>
        <w:id w:val="50045395"/>
      </w:sdtPr>
      <w:sdtContent>
        <w:r>
          <w:rPr>
            <w:rFonts w:ascii="Arial" w:eastAsia="Arial" w:hAnsi="Arial" w:cs="Arial"/>
            <w:color w:val="FFFFFF"/>
            <w14:textFill>
              <w14:solidFill>
                <w14:srgbClr w14:val="FFFFFF">
                  <w14:lumMod w14:val="65000"/>
                  <w14:lumOff w14:val="35000"/>
                </w14:srgbClr>
              </w14:solidFill>
            </w14:textFill>
          </w:rPr>
          <w:t>ДКС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26DB72" w14:textId="77777777" w:rsidR="006F6257" w:rsidRDefault="006F6257">
      <w:pPr>
        <w:spacing w:after="0" w:line="240" w:lineRule="auto"/>
      </w:pPr>
      <w:r>
        <w:separator/>
      </w:r>
    </w:p>
  </w:footnote>
  <w:footnote w:type="continuationSeparator" w:id="0">
    <w:p w14:paraId="1EAF5DC5" w14:textId="77777777" w:rsidR="006F6257" w:rsidRDefault="006F62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3C78ED" w14:textId="77777777" w:rsidR="00B31EAF" w:rsidRDefault="00B31EAF">
    <w:pPr>
      <w:tabs>
        <w:tab w:val="left" w:pos="8673"/>
      </w:tabs>
      <w:spacing w:after="0"/>
      <w:rPr>
        <w:rFonts w:ascii="Quattrocento Sans" w:eastAsia="Quattrocento Sans" w:hAnsi="Quattrocento Sans" w:cs="Quattrocento Sans"/>
        <w:color w:val="595959"/>
        <w14:textFill>
          <w14:solidFill>
            <w14:srgbClr w14:val="595959">
              <w14:lumMod w14:val="65000"/>
              <w14:lumOff w14:val="35000"/>
            </w14:srgbClr>
          </w14:solidFill>
        </w14:textFill>
      </w:rPr>
    </w:pPr>
    <w:r>
      <w:rPr>
        <w:rFonts w:ascii="Quattrocento Sans" w:eastAsia="Quattrocento Sans" w:hAnsi="Quattrocento Sans" w:cs="Quattrocento Sans"/>
        <w:color w:val="595959"/>
        <w14:textFill>
          <w14:solidFill>
            <w14:srgbClr w14:val="595959">
              <w14:lumMod w14:val="65000"/>
              <w14:lumOff w14:val="35000"/>
            </w14:srgbClr>
          </w14:solidFill>
        </w14:textFill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97148"/>
    <w:multiLevelType w:val="hybridMultilevel"/>
    <w:tmpl w:val="59466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8390D"/>
    <w:multiLevelType w:val="multilevel"/>
    <w:tmpl w:val="FD6E22B4"/>
    <w:lvl w:ilvl="0">
      <w:start w:val="1"/>
      <w:numFmt w:val="decimal"/>
      <w:pStyle w:val="2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1850" w:hanging="432"/>
      </w:pPr>
    </w:lvl>
    <w:lvl w:ilvl="2">
      <w:start w:val="1"/>
      <w:numFmt w:val="decimal"/>
      <w:pStyle w:val="3"/>
      <w:lvlText w:val="%1.%2.%3."/>
      <w:lvlJc w:val="left"/>
      <w:pPr>
        <w:ind w:left="2631" w:hanging="504"/>
      </w:pPr>
    </w:lvl>
    <w:lvl w:ilvl="3">
      <w:start w:val="1"/>
      <w:numFmt w:val="decimal"/>
      <w:pStyle w:val="4"/>
      <w:lvlText w:val="%1.%2.%3.%4."/>
      <w:lvlJc w:val="left"/>
      <w:pPr>
        <w:ind w:left="164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144D67"/>
    <w:multiLevelType w:val="hybridMultilevel"/>
    <w:tmpl w:val="80720F4C"/>
    <w:lvl w:ilvl="0" w:tplc="041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3" w15:restartNumberingAfterBreak="0">
    <w:nsid w:val="0AA10492"/>
    <w:multiLevelType w:val="hybridMultilevel"/>
    <w:tmpl w:val="68D6725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0F281950"/>
    <w:multiLevelType w:val="hybridMultilevel"/>
    <w:tmpl w:val="966A0422"/>
    <w:lvl w:ilvl="0" w:tplc="C9FA0CBC">
      <w:start w:val="2"/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1B3CE4"/>
    <w:multiLevelType w:val="multilevel"/>
    <w:tmpl w:val="5C4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B3171"/>
    <w:multiLevelType w:val="hybridMultilevel"/>
    <w:tmpl w:val="F984F2CA"/>
    <w:lvl w:ilvl="0" w:tplc="C9FA0CBC">
      <w:start w:val="2"/>
      <w:numFmt w:val="bullet"/>
      <w:lvlText w:val="-"/>
      <w:lvlJc w:val="left"/>
      <w:pPr>
        <w:ind w:left="1077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1906257E"/>
    <w:multiLevelType w:val="hybridMultilevel"/>
    <w:tmpl w:val="0E785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7E32A4"/>
    <w:multiLevelType w:val="hybridMultilevel"/>
    <w:tmpl w:val="53C8A9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952281"/>
    <w:multiLevelType w:val="hybridMultilevel"/>
    <w:tmpl w:val="D09693F6"/>
    <w:lvl w:ilvl="0" w:tplc="C9FA0CBC">
      <w:start w:val="2"/>
      <w:numFmt w:val="bullet"/>
      <w:lvlText w:val="-"/>
      <w:lvlJc w:val="left"/>
      <w:pPr>
        <w:ind w:left="1077" w:hanging="360"/>
      </w:pPr>
      <w:rPr>
        <w:rFonts w:ascii="Times New Roman" w:eastAsia="Arial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1F0249BD"/>
    <w:multiLevelType w:val="hybridMultilevel"/>
    <w:tmpl w:val="369A420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A57A8F"/>
    <w:multiLevelType w:val="hybridMultilevel"/>
    <w:tmpl w:val="1D1E7DCE"/>
    <w:lvl w:ilvl="0" w:tplc="C9FA0CBC">
      <w:start w:val="2"/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140A77"/>
    <w:multiLevelType w:val="multilevel"/>
    <w:tmpl w:val="D6143F2E"/>
    <w:lvl w:ilvl="0">
      <w:start w:val="1"/>
      <w:numFmt w:val="bullet"/>
      <w:pStyle w:val="40"/>
      <w:lvlText w:val="‒"/>
      <w:lvlJc w:val="left"/>
      <w:pPr>
        <w:ind w:left="420" w:hanging="42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24B97889"/>
    <w:multiLevelType w:val="hybridMultilevel"/>
    <w:tmpl w:val="9D381A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CCD7BA7"/>
    <w:multiLevelType w:val="hybridMultilevel"/>
    <w:tmpl w:val="28D036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79A3BE6"/>
    <w:multiLevelType w:val="multilevel"/>
    <w:tmpl w:val="46AC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C4A58"/>
    <w:multiLevelType w:val="hybridMultilevel"/>
    <w:tmpl w:val="E0E20378"/>
    <w:lvl w:ilvl="0" w:tplc="C9FA0CBC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725765"/>
    <w:multiLevelType w:val="hybridMultilevel"/>
    <w:tmpl w:val="2A02ED94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8" w15:restartNumberingAfterBreak="0">
    <w:nsid w:val="4DFC090D"/>
    <w:multiLevelType w:val="hybridMultilevel"/>
    <w:tmpl w:val="B1E0566E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9" w15:restartNumberingAfterBreak="0">
    <w:nsid w:val="699C5E74"/>
    <w:multiLevelType w:val="hybridMultilevel"/>
    <w:tmpl w:val="8A7ACAC4"/>
    <w:lvl w:ilvl="0" w:tplc="65200228">
      <w:numFmt w:val="bullet"/>
      <w:lvlText w:val="-"/>
      <w:lvlJc w:val="left"/>
      <w:pPr>
        <w:ind w:left="1494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0" w15:restartNumberingAfterBreak="0">
    <w:nsid w:val="72737181"/>
    <w:multiLevelType w:val="multilevel"/>
    <w:tmpl w:val="80E4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D60D6"/>
    <w:multiLevelType w:val="hybridMultilevel"/>
    <w:tmpl w:val="65CE10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5D11531"/>
    <w:multiLevelType w:val="multilevel"/>
    <w:tmpl w:val="921A644A"/>
    <w:lvl w:ilvl="0">
      <w:start w:val="1"/>
      <w:numFmt w:val="decimal"/>
      <w:pStyle w:val="3N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14"/>
  </w:num>
  <w:num w:numId="5">
    <w:abstractNumId w:val="16"/>
  </w:num>
  <w:num w:numId="6">
    <w:abstractNumId w:val="10"/>
  </w:num>
  <w:num w:numId="7">
    <w:abstractNumId w:val="11"/>
  </w:num>
  <w:num w:numId="8">
    <w:abstractNumId w:val="4"/>
  </w:num>
  <w:num w:numId="9">
    <w:abstractNumId w:val="19"/>
  </w:num>
  <w:num w:numId="10">
    <w:abstractNumId w:val="13"/>
  </w:num>
  <w:num w:numId="11">
    <w:abstractNumId w:val="0"/>
  </w:num>
  <w:num w:numId="12">
    <w:abstractNumId w:val="8"/>
  </w:num>
  <w:num w:numId="13">
    <w:abstractNumId w:val="21"/>
  </w:num>
  <w:num w:numId="14">
    <w:abstractNumId w:val="17"/>
  </w:num>
  <w:num w:numId="15">
    <w:abstractNumId w:val="7"/>
  </w:num>
  <w:num w:numId="16">
    <w:abstractNumId w:val="6"/>
  </w:num>
  <w:num w:numId="17">
    <w:abstractNumId w:val="22"/>
  </w:num>
  <w:num w:numId="18">
    <w:abstractNumId w:val="18"/>
  </w:num>
  <w:num w:numId="19">
    <w:abstractNumId w:val="9"/>
  </w:num>
  <w:num w:numId="20">
    <w:abstractNumId w:val="2"/>
  </w:num>
  <w:num w:numId="21">
    <w:abstractNumId w:val="3"/>
  </w:num>
  <w:num w:numId="22">
    <w:abstractNumId w:val="20"/>
  </w:num>
  <w:num w:numId="23">
    <w:abstractNumId w:val="15"/>
  </w:num>
  <w:num w:numId="24">
    <w:abstractNumId w:val="5"/>
  </w:num>
  <w:numIdMacAtCleanup w:val="2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Буссе Дмитрий Александрович">
    <w15:presenceInfo w15:providerId="AD" w15:userId="S-1-5-21-4212175742-4280349889-578323333-29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3CE"/>
    <w:rsid w:val="000111F6"/>
    <w:rsid w:val="0001288A"/>
    <w:rsid w:val="000143CA"/>
    <w:rsid w:val="00025624"/>
    <w:rsid w:val="0002609A"/>
    <w:rsid w:val="00035D9F"/>
    <w:rsid w:val="00042F62"/>
    <w:rsid w:val="000441A4"/>
    <w:rsid w:val="0004488A"/>
    <w:rsid w:val="00047CF2"/>
    <w:rsid w:val="000545E3"/>
    <w:rsid w:val="00057689"/>
    <w:rsid w:val="00071853"/>
    <w:rsid w:val="00077601"/>
    <w:rsid w:val="0007793F"/>
    <w:rsid w:val="0007796E"/>
    <w:rsid w:val="00081424"/>
    <w:rsid w:val="0008798B"/>
    <w:rsid w:val="00095D35"/>
    <w:rsid w:val="000A4A7E"/>
    <w:rsid w:val="000A5CD4"/>
    <w:rsid w:val="000A6298"/>
    <w:rsid w:val="000C5A37"/>
    <w:rsid w:val="000C625B"/>
    <w:rsid w:val="000E0C29"/>
    <w:rsid w:val="000E1E37"/>
    <w:rsid w:val="000E2A7B"/>
    <w:rsid w:val="0010009E"/>
    <w:rsid w:val="00105930"/>
    <w:rsid w:val="001061DB"/>
    <w:rsid w:val="00111687"/>
    <w:rsid w:val="0011574E"/>
    <w:rsid w:val="0011578F"/>
    <w:rsid w:val="0011774B"/>
    <w:rsid w:val="00120B13"/>
    <w:rsid w:val="00126E68"/>
    <w:rsid w:val="00130FEB"/>
    <w:rsid w:val="001338F6"/>
    <w:rsid w:val="00133A49"/>
    <w:rsid w:val="00134A26"/>
    <w:rsid w:val="00135430"/>
    <w:rsid w:val="0014006D"/>
    <w:rsid w:val="0014094D"/>
    <w:rsid w:val="00143960"/>
    <w:rsid w:val="00145C3A"/>
    <w:rsid w:val="001568CE"/>
    <w:rsid w:val="00167129"/>
    <w:rsid w:val="00167F0D"/>
    <w:rsid w:val="0017086B"/>
    <w:rsid w:val="001746DB"/>
    <w:rsid w:val="00175DAF"/>
    <w:rsid w:val="00182B36"/>
    <w:rsid w:val="00183C75"/>
    <w:rsid w:val="001B2D61"/>
    <w:rsid w:val="001B7941"/>
    <w:rsid w:val="001C0410"/>
    <w:rsid w:val="001C0527"/>
    <w:rsid w:val="001C6B1D"/>
    <w:rsid w:val="001C7537"/>
    <w:rsid w:val="001E24D3"/>
    <w:rsid w:val="001E3718"/>
    <w:rsid w:val="001F486B"/>
    <w:rsid w:val="001F4A44"/>
    <w:rsid w:val="001F6783"/>
    <w:rsid w:val="00203DA0"/>
    <w:rsid w:val="00203DD3"/>
    <w:rsid w:val="00207C78"/>
    <w:rsid w:val="00210A25"/>
    <w:rsid w:val="00211C13"/>
    <w:rsid w:val="002177DF"/>
    <w:rsid w:val="00222BED"/>
    <w:rsid w:val="00226E03"/>
    <w:rsid w:val="00230A5D"/>
    <w:rsid w:val="00242C01"/>
    <w:rsid w:val="0024339A"/>
    <w:rsid w:val="00244BFA"/>
    <w:rsid w:val="002508C9"/>
    <w:rsid w:val="002524FE"/>
    <w:rsid w:val="00254902"/>
    <w:rsid w:val="00265C0B"/>
    <w:rsid w:val="00265C9B"/>
    <w:rsid w:val="002862D2"/>
    <w:rsid w:val="002977ED"/>
    <w:rsid w:val="002A1475"/>
    <w:rsid w:val="002B1F3B"/>
    <w:rsid w:val="002B550A"/>
    <w:rsid w:val="002B786F"/>
    <w:rsid w:val="002B7CAB"/>
    <w:rsid w:val="002C6691"/>
    <w:rsid w:val="002C6DED"/>
    <w:rsid w:val="002C767A"/>
    <w:rsid w:val="002D6127"/>
    <w:rsid w:val="002E6687"/>
    <w:rsid w:val="002F0D9B"/>
    <w:rsid w:val="002F293C"/>
    <w:rsid w:val="002F3D16"/>
    <w:rsid w:val="00300A96"/>
    <w:rsid w:val="003012B3"/>
    <w:rsid w:val="00304F3A"/>
    <w:rsid w:val="00327499"/>
    <w:rsid w:val="00330815"/>
    <w:rsid w:val="00344CBC"/>
    <w:rsid w:val="00344D01"/>
    <w:rsid w:val="00345509"/>
    <w:rsid w:val="0036030F"/>
    <w:rsid w:val="003656F8"/>
    <w:rsid w:val="003805FA"/>
    <w:rsid w:val="00384597"/>
    <w:rsid w:val="00384CBF"/>
    <w:rsid w:val="00384F88"/>
    <w:rsid w:val="003865EB"/>
    <w:rsid w:val="00395E62"/>
    <w:rsid w:val="00396FD0"/>
    <w:rsid w:val="003A2C92"/>
    <w:rsid w:val="003A2F8B"/>
    <w:rsid w:val="003A3790"/>
    <w:rsid w:val="003A7219"/>
    <w:rsid w:val="003B2A84"/>
    <w:rsid w:val="003B381C"/>
    <w:rsid w:val="003B478D"/>
    <w:rsid w:val="003B7885"/>
    <w:rsid w:val="003C4454"/>
    <w:rsid w:val="003C730E"/>
    <w:rsid w:val="003D2CEA"/>
    <w:rsid w:val="003D4500"/>
    <w:rsid w:val="003D751D"/>
    <w:rsid w:val="003F462C"/>
    <w:rsid w:val="003F5F74"/>
    <w:rsid w:val="003F5FCF"/>
    <w:rsid w:val="0040005C"/>
    <w:rsid w:val="004034A0"/>
    <w:rsid w:val="0040399E"/>
    <w:rsid w:val="00420149"/>
    <w:rsid w:val="0042246D"/>
    <w:rsid w:val="0042475D"/>
    <w:rsid w:val="0042564B"/>
    <w:rsid w:val="00427CA8"/>
    <w:rsid w:val="00430449"/>
    <w:rsid w:val="004325E9"/>
    <w:rsid w:val="00442EB4"/>
    <w:rsid w:val="0044336B"/>
    <w:rsid w:val="004436D4"/>
    <w:rsid w:val="00444BC4"/>
    <w:rsid w:val="004525C1"/>
    <w:rsid w:val="00452DE9"/>
    <w:rsid w:val="00452E54"/>
    <w:rsid w:val="00462027"/>
    <w:rsid w:val="00466301"/>
    <w:rsid w:val="00470A8F"/>
    <w:rsid w:val="004738E9"/>
    <w:rsid w:val="00474418"/>
    <w:rsid w:val="00476297"/>
    <w:rsid w:val="00484EDB"/>
    <w:rsid w:val="00486BC1"/>
    <w:rsid w:val="00493824"/>
    <w:rsid w:val="00496615"/>
    <w:rsid w:val="004A186D"/>
    <w:rsid w:val="004B0E47"/>
    <w:rsid w:val="004B5309"/>
    <w:rsid w:val="004C0967"/>
    <w:rsid w:val="004D1201"/>
    <w:rsid w:val="004D2EA8"/>
    <w:rsid w:val="004E082B"/>
    <w:rsid w:val="004E1387"/>
    <w:rsid w:val="004E3E76"/>
    <w:rsid w:val="004E4FD2"/>
    <w:rsid w:val="0050336C"/>
    <w:rsid w:val="0050604F"/>
    <w:rsid w:val="00511875"/>
    <w:rsid w:val="00530CFA"/>
    <w:rsid w:val="00531539"/>
    <w:rsid w:val="0053488C"/>
    <w:rsid w:val="00535B3A"/>
    <w:rsid w:val="00537F54"/>
    <w:rsid w:val="00546184"/>
    <w:rsid w:val="00553431"/>
    <w:rsid w:val="00554306"/>
    <w:rsid w:val="005566BF"/>
    <w:rsid w:val="00566113"/>
    <w:rsid w:val="0057046B"/>
    <w:rsid w:val="00570A74"/>
    <w:rsid w:val="00574745"/>
    <w:rsid w:val="00577B38"/>
    <w:rsid w:val="00585909"/>
    <w:rsid w:val="005A5480"/>
    <w:rsid w:val="005B066D"/>
    <w:rsid w:val="005B7326"/>
    <w:rsid w:val="005B7A9E"/>
    <w:rsid w:val="005C2BBB"/>
    <w:rsid w:val="005C5DFF"/>
    <w:rsid w:val="005D4BF0"/>
    <w:rsid w:val="005D4E90"/>
    <w:rsid w:val="005F2758"/>
    <w:rsid w:val="005F2F90"/>
    <w:rsid w:val="005F58AB"/>
    <w:rsid w:val="005F6FDA"/>
    <w:rsid w:val="006011FB"/>
    <w:rsid w:val="006027F7"/>
    <w:rsid w:val="00611D11"/>
    <w:rsid w:val="0061219A"/>
    <w:rsid w:val="00614D26"/>
    <w:rsid w:val="006210EA"/>
    <w:rsid w:val="006226F1"/>
    <w:rsid w:val="00626B0D"/>
    <w:rsid w:val="00641008"/>
    <w:rsid w:val="0064682E"/>
    <w:rsid w:val="00647133"/>
    <w:rsid w:val="00650F74"/>
    <w:rsid w:val="00654160"/>
    <w:rsid w:val="0066372D"/>
    <w:rsid w:val="00682613"/>
    <w:rsid w:val="006952B4"/>
    <w:rsid w:val="00695A8A"/>
    <w:rsid w:val="006B0E39"/>
    <w:rsid w:val="006B536A"/>
    <w:rsid w:val="006D254C"/>
    <w:rsid w:val="006D3028"/>
    <w:rsid w:val="006D78DE"/>
    <w:rsid w:val="006E0D8B"/>
    <w:rsid w:val="006E408D"/>
    <w:rsid w:val="006E701E"/>
    <w:rsid w:val="006F2ED1"/>
    <w:rsid w:val="006F4533"/>
    <w:rsid w:val="006F6257"/>
    <w:rsid w:val="007032EE"/>
    <w:rsid w:val="007034D5"/>
    <w:rsid w:val="00712570"/>
    <w:rsid w:val="0071494F"/>
    <w:rsid w:val="007209C4"/>
    <w:rsid w:val="00721F99"/>
    <w:rsid w:val="00722A58"/>
    <w:rsid w:val="007254BA"/>
    <w:rsid w:val="00744416"/>
    <w:rsid w:val="00745EAE"/>
    <w:rsid w:val="0075193C"/>
    <w:rsid w:val="00751AC9"/>
    <w:rsid w:val="00752B7A"/>
    <w:rsid w:val="00752C61"/>
    <w:rsid w:val="00753230"/>
    <w:rsid w:val="00754CF3"/>
    <w:rsid w:val="00755B57"/>
    <w:rsid w:val="0077147D"/>
    <w:rsid w:val="007831C0"/>
    <w:rsid w:val="0078392B"/>
    <w:rsid w:val="00783AB4"/>
    <w:rsid w:val="00784E50"/>
    <w:rsid w:val="00785816"/>
    <w:rsid w:val="00786910"/>
    <w:rsid w:val="00787802"/>
    <w:rsid w:val="007912D6"/>
    <w:rsid w:val="007A037E"/>
    <w:rsid w:val="007A1320"/>
    <w:rsid w:val="007A15FE"/>
    <w:rsid w:val="007A5AA4"/>
    <w:rsid w:val="007B1460"/>
    <w:rsid w:val="007B4705"/>
    <w:rsid w:val="007B4E10"/>
    <w:rsid w:val="007B7419"/>
    <w:rsid w:val="007C78E2"/>
    <w:rsid w:val="007D2C24"/>
    <w:rsid w:val="007E49E0"/>
    <w:rsid w:val="007E5543"/>
    <w:rsid w:val="007E5CF7"/>
    <w:rsid w:val="007E6408"/>
    <w:rsid w:val="007F0BE8"/>
    <w:rsid w:val="007F7E0B"/>
    <w:rsid w:val="00800D6B"/>
    <w:rsid w:val="00805998"/>
    <w:rsid w:val="00813511"/>
    <w:rsid w:val="00817F6D"/>
    <w:rsid w:val="00821820"/>
    <w:rsid w:val="00823EFE"/>
    <w:rsid w:val="008243BB"/>
    <w:rsid w:val="00834F3F"/>
    <w:rsid w:val="008536D8"/>
    <w:rsid w:val="0085384F"/>
    <w:rsid w:val="0086039B"/>
    <w:rsid w:val="00867164"/>
    <w:rsid w:val="008707F0"/>
    <w:rsid w:val="00871813"/>
    <w:rsid w:val="00876B15"/>
    <w:rsid w:val="00886EBF"/>
    <w:rsid w:val="008871D9"/>
    <w:rsid w:val="00887212"/>
    <w:rsid w:val="00890ABD"/>
    <w:rsid w:val="00890F89"/>
    <w:rsid w:val="008B124D"/>
    <w:rsid w:val="008C602F"/>
    <w:rsid w:val="008F1A99"/>
    <w:rsid w:val="008F3D9C"/>
    <w:rsid w:val="008F5F52"/>
    <w:rsid w:val="008F6CDF"/>
    <w:rsid w:val="009006E0"/>
    <w:rsid w:val="00911564"/>
    <w:rsid w:val="00914999"/>
    <w:rsid w:val="00917EE7"/>
    <w:rsid w:val="00942171"/>
    <w:rsid w:val="009436CE"/>
    <w:rsid w:val="00954A29"/>
    <w:rsid w:val="00954DE0"/>
    <w:rsid w:val="00955323"/>
    <w:rsid w:val="00956CE2"/>
    <w:rsid w:val="009602C6"/>
    <w:rsid w:val="00961181"/>
    <w:rsid w:val="00962D62"/>
    <w:rsid w:val="009644BE"/>
    <w:rsid w:val="00975DBF"/>
    <w:rsid w:val="009900B2"/>
    <w:rsid w:val="00994C31"/>
    <w:rsid w:val="009A5C18"/>
    <w:rsid w:val="009A6509"/>
    <w:rsid w:val="009C5161"/>
    <w:rsid w:val="009D32E1"/>
    <w:rsid w:val="009D76C2"/>
    <w:rsid w:val="009E5D73"/>
    <w:rsid w:val="009F2EF9"/>
    <w:rsid w:val="009F51FE"/>
    <w:rsid w:val="00A01751"/>
    <w:rsid w:val="00A04BB8"/>
    <w:rsid w:val="00A0661C"/>
    <w:rsid w:val="00A12BAF"/>
    <w:rsid w:val="00A16591"/>
    <w:rsid w:val="00A25E1C"/>
    <w:rsid w:val="00A3058C"/>
    <w:rsid w:val="00A37D76"/>
    <w:rsid w:val="00A4227F"/>
    <w:rsid w:val="00A461A6"/>
    <w:rsid w:val="00A50251"/>
    <w:rsid w:val="00A51818"/>
    <w:rsid w:val="00A54430"/>
    <w:rsid w:val="00A652BD"/>
    <w:rsid w:val="00A66E3A"/>
    <w:rsid w:val="00A710FF"/>
    <w:rsid w:val="00A724B0"/>
    <w:rsid w:val="00A73480"/>
    <w:rsid w:val="00A75A02"/>
    <w:rsid w:val="00A803C6"/>
    <w:rsid w:val="00A85167"/>
    <w:rsid w:val="00A87D7F"/>
    <w:rsid w:val="00AA21D4"/>
    <w:rsid w:val="00AB2861"/>
    <w:rsid w:val="00AB3B25"/>
    <w:rsid w:val="00AB63F1"/>
    <w:rsid w:val="00AC102A"/>
    <w:rsid w:val="00AE0F7C"/>
    <w:rsid w:val="00AF0ADC"/>
    <w:rsid w:val="00B00BBC"/>
    <w:rsid w:val="00B111B8"/>
    <w:rsid w:val="00B26BE6"/>
    <w:rsid w:val="00B31EAF"/>
    <w:rsid w:val="00B333C7"/>
    <w:rsid w:val="00B34700"/>
    <w:rsid w:val="00B34AF4"/>
    <w:rsid w:val="00B378AC"/>
    <w:rsid w:val="00B4145A"/>
    <w:rsid w:val="00B45172"/>
    <w:rsid w:val="00B45618"/>
    <w:rsid w:val="00B548D7"/>
    <w:rsid w:val="00B56FD3"/>
    <w:rsid w:val="00B571C2"/>
    <w:rsid w:val="00B72373"/>
    <w:rsid w:val="00B73C99"/>
    <w:rsid w:val="00B76D2A"/>
    <w:rsid w:val="00B800BE"/>
    <w:rsid w:val="00B8180C"/>
    <w:rsid w:val="00B843B1"/>
    <w:rsid w:val="00B8585B"/>
    <w:rsid w:val="00B86CD9"/>
    <w:rsid w:val="00B95246"/>
    <w:rsid w:val="00BB0E19"/>
    <w:rsid w:val="00BC39A1"/>
    <w:rsid w:val="00BC52B4"/>
    <w:rsid w:val="00BD02A1"/>
    <w:rsid w:val="00BD4834"/>
    <w:rsid w:val="00C07316"/>
    <w:rsid w:val="00C10C49"/>
    <w:rsid w:val="00C12D5F"/>
    <w:rsid w:val="00C234D7"/>
    <w:rsid w:val="00C3161D"/>
    <w:rsid w:val="00C34C9D"/>
    <w:rsid w:val="00C350B7"/>
    <w:rsid w:val="00C37B59"/>
    <w:rsid w:val="00C659ED"/>
    <w:rsid w:val="00C66F31"/>
    <w:rsid w:val="00C72AAE"/>
    <w:rsid w:val="00C74384"/>
    <w:rsid w:val="00C7648E"/>
    <w:rsid w:val="00C80F1B"/>
    <w:rsid w:val="00C82807"/>
    <w:rsid w:val="00C84766"/>
    <w:rsid w:val="00C84C8C"/>
    <w:rsid w:val="00CA2ADD"/>
    <w:rsid w:val="00CC490E"/>
    <w:rsid w:val="00CC6BD3"/>
    <w:rsid w:val="00CD0C38"/>
    <w:rsid w:val="00CD506C"/>
    <w:rsid w:val="00CD73F1"/>
    <w:rsid w:val="00CE3008"/>
    <w:rsid w:val="00CF0137"/>
    <w:rsid w:val="00CF22CB"/>
    <w:rsid w:val="00CF4436"/>
    <w:rsid w:val="00CF5310"/>
    <w:rsid w:val="00CF5C23"/>
    <w:rsid w:val="00CF6189"/>
    <w:rsid w:val="00D117A0"/>
    <w:rsid w:val="00D16B3B"/>
    <w:rsid w:val="00D20899"/>
    <w:rsid w:val="00D23243"/>
    <w:rsid w:val="00D2330D"/>
    <w:rsid w:val="00D233DB"/>
    <w:rsid w:val="00D26D4B"/>
    <w:rsid w:val="00D356B0"/>
    <w:rsid w:val="00D359AE"/>
    <w:rsid w:val="00D43F24"/>
    <w:rsid w:val="00D450EE"/>
    <w:rsid w:val="00D51E95"/>
    <w:rsid w:val="00D53EEA"/>
    <w:rsid w:val="00D563C9"/>
    <w:rsid w:val="00D5713E"/>
    <w:rsid w:val="00D5788A"/>
    <w:rsid w:val="00D601AF"/>
    <w:rsid w:val="00D606B6"/>
    <w:rsid w:val="00D6076C"/>
    <w:rsid w:val="00D62E46"/>
    <w:rsid w:val="00D70923"/>
    <w:rsid w:val="00D71E4F"/>
    <w:rsid w:val="00D80F63"/>
    <w:rsid w:val="00D8156F"/>
    <w:rsid w:val="00D94636"/>
    <w:rsid w:val="00DA23C2"/>
    <w:rsid w:val="00DB537B"/>
    <w:rsid w:val="00DB789A"/>
    <w:rsid w:val="00DB7B6B"/>
    <w:rsid w:val="00DB7F6B"/>
    <w:rsid w:val="00DC4640"/>
    <w:rsid w:val="00DC77BE"/>
    <w:rsid w:val="00DD0577"/>
    <w:rsid w:val="00DD3E14"/>
    <w:rsid w:val="00DD50E2"/>
    <w:rsid w:val="00DE08E6"/>
    <w:rsid w:val="00DF217F"/>
    <w:rsid w:val="00DF6206"/>
    <w:rsid w:val="00DF67C6"/>
    <w:rsid w:val="00E072D3"/>
    <w:rsid w:val="00E10FF2"/>
    <w:rsid w:val="00E13652"/>
    <w:rsid w:val="00E16B5F"/>
    <w:rsid w:val="00E20A0C"/>
    <w:rsid w:val="00E2789C"/>
    <w:rsid w:val="00E343CE"/>
    <w:rsid w:val="00E35714"/>
    <w:rsid w:val="00E359FA"/>
    <w:rsid w:val="00E4306E"/>
    <w:rsid w:val="00E4742A"/>
    <w:rsid w:val="00E55A8F"/>
    <w:rsid w:val="00E606C7"/>
    <w:rsid w:val="00E606E9"/>
    <w:rsid w:val="00E61042"/>
    <w:rsid w:val="00E62CB7"/>
    <w:rsid w:val="00E6665D"/>
    <w:rsid w:val="00E74067"/>
    <w:rsid w:val="00E7535F"/>
    <w:rsid w:val="00E76DBA"/>
    <w:rsid w:val="00E777A6"/>
    <w:rsid w:val="00E83050"/>
    <w:rsid w:val="00E83352"/>
    <w:rsid w:val="00E84BEB"/>
    <w:rsid w:val="00E97440"/>
    <w:rsid w:val="00EA441B"/>
    <w:rsid w:val="00EB1F19"/>
    <w:rsid w:val="00EC68D0"/>
    <w:rsid w:val="00ED08D9"/>
    <w:rsid w:val="00ED62BA"/>
    <w:rsid w:val="00EE0E9C"/>
    <w:rsid w:val="00EE4D08"/>
    <w:rsid w:val="00EE52A3"/>
    <w:rsid w:val="00EE71BB"/>
    <w:rsid w:val="00EF13B8"/>
    <w:rsid w:val="00EF323E"/>
    <w:rsid w:val="00EF624C"/>
    <w:rsid w:val="00EF6634"/>
    <w:rsid w:val="00F0395B"/>
    <w:rsid w:val="00F0748D"/>
    <w:rsid w:val="00F10C34"/>
    <w:rsid w:val="00F12795"/>
    <w:rsid w:val="00F140A4"/>
    <w:rsid w:val="00F20138"/>
    <w:rsid w:val="00F24883"/>
    <w:rsid w:val="00F31BE2"/>
    <w:rsid w:val="00F33006"/>
    <w:rsid w:val="00F33A78"/>
    <w:rsid w:val="00F42C6B"/>
    <w:rsid w:val="00F509B2"/>
    <w:rsid w:val="00F512AF"/>
    <w:rsid w:val="00F575B0"/>
    <w:rsid w:val="00F70DC2"/>
    <w:rsid w:val="00F80A05"/>
    <w:rsid w:val="00F8170B"/>
    <w:rsid w:val="00F823DE"/>
    <w:rsid w:val="00F900E2"/>
    <w:rsid w:val="00F93022"/>
    <w:rsid w:val="00F94DFA"/>
    <w:rsid w:val="00FA0044"/>
    <w:rsid w:val="00FB4152"/>
    <w:rsid w:val="00FB415F"/>
    <w:rsid w:val="00FC0056"/>
    <w:rsid w:val="00FC0323"/>
    <w:rsid w:val="00FC0382"/>
    <w:rsid w:val="00FC1C66"/>
    <w:rsid w:val="00FC362F"/>
    <w:rsid w:val="00FC779D"/>
    <w:rsid w:val="00FD0CEE"/>
    <w:rsid w:val="00FD7012"/>
    <w:rsid w:val="00FF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BF5AA"/>
  <w15:chartTrackingRefBased/>
  <w15:docId w15:val="{0247E614-0A09-483A-8ECC-0C653F077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0A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470A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0A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semiHidden/>
    <w:rsid w:val="00470A8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qFormat/>
    <w:rsid w:val="00E343CE"/>
    <w:rPr>
      <w:color w:val="0563C1" w:themeColor="hyperlink"/>
      <w:u w:val="single"/>
    </w:rPr>
  </w:style>
  <w:style w:type="paragraph" w:styleId="11">
    <w:name w:val="toc 1"/>
    <w:basedOn w:val="a"/>
    <w:next w:val="a"/>
    <w:uiPriority w:val="39"/>
    <w:unhideWhenUsed/>
    <w:qFormat/>
    <w:rsid w:val="00E343CE"/>
    <w:pPr>
      <w:spacing w:before="360" w:after="0" w:line="240" w:lineRule="auto"/>
    </w:pPr>
    <w:rPr>
      <w:rFonts w:ascii="Times New Roman" w:hAnsi="Times New Roman" w:cstheme="majorHAnsi"/>
      <w:b/>
      <w:bCs/>
      <w:caps/>
      <w:color w:val="595959" w:themeColor="text1" w:themeTint="A6"/>
      <w:sz w:val="20"/>
      <w:szCs w:val="24"/>
      <w:lang w:eastAsia="ja-JP"/>
    </w:rPr>
  </w:style>
  <w:style w:type="paragraph" w:styleId="32">
    <w:name w:val="toc 3"/>
    <w:basedOn w:val="a"/>
    <w:next w:val="a"/>
    <w:uiPriority w:val="39"/>
    <w:unhideWhenUsed/>
    <w:qFormat/>
    <w:rsid w:val="00E343CE"/>
    <w:pPr>
      <w:tabs>
        <w:tab w:val="right" w:leader="dot" w:pos="9888"/>
      </w:tabs>
      <w:spacing w:after="0" w:line="240" w:lineRule="auto"/>
      <w:ind w:left="240"/>
    </w:pPr>
    <w:rPr>
      <w:rFonts w:ascii="Times New Roman" w:eastAsiaTheme="minorEastAsia" w:hAnsi="Times New Roman" w:cstheme="minorHAnsi"/>
      <w:color w:val="595959" w:themeColor="text1" w:themeTint="A6"/>
      <w:sz w:val="20"/>
      <w:szCs w:val="20"/>
      <w:lang w:eastAsia="ja-JP"/>
    </w:rPr>
  </w:style>
  <w:style w:type="paragraph" w:styleId="20">
    <w:name w:val="toc 2"/>
    <w:basedOn w:val="a"/>
    <w:next w:val="a"/>
    <w:uiPriority w:val="39"/>
    <w:unhideWhenUsed/>
    <w:qFormat/>
    <w:rsid w:val="00E343CE"/>
    <w:pPr>
      <w:spacing w:before="240" w:after="0" w:line="240" w:lineRule="auto"/>
    </w:pPr>
    <w:rPr>
      <w:rFonts w:ascii="Times New Roman" w:hAnsi="Times New Roman" w:cstheme="minorHAnsi"/>
      <w:bCs/>
      <w:color w:val="595959" w:themeColor="text1" w:themeTint="A6"/>
      <w:sz w:val="20"/>
      <w:szCs w:val="20"/>
      <w:lang w:eastAsia="ja-JP"/>
    </w:rPr>
  </w:style>
  <w:style w:type="paragraph" w:styleId="41">
    <w:name w:val="toc 4"/>
    <w:basedOn w:val="a"/>
    <w:next w:val="a"/>
    <w:uiPriority w:val="39"/>
    <w:unhideWhenUsed/>
    <w:qFormat/>
    <w:rsid w:val="00E343CE"/>
    <w:pPr>
      <w:spacing w:after="0" w:line="240" w:lineRule="auto"/>
      <w:ind w:left="480"/>
    </w:pPr>
    <w:rPr>
      <w:rFonts w:ascii="Times New Roman" w:hAnsi="Times New Roman" w:cstheme="minorHAnsi"/>
      <w:color w:val="595959" w:themeColor="text1" w:themeTint="A6"/>
      <w:sz w:val="20"/>
      <w:szCs w:val="20"/>
      <w:lang w:eastAsia="ja-JP"/>
    </w:rPr>
  </w:style>
  <w:style w:type="paragraph" w:customStyle="1" w:styleId="2">
    <w:name w:val="2 заголовок"/>
    <w:basedOn w:val="a"/>
    <w:next w:val="21"/>
    <w:link w:val="22"/>
    <w:qFormat/>
    <w:rsid w:val="00C3161D"/>
    <w:pPr>
      <w:keepNext/>
      <w:keepLines/>
      <w:numPr>
        <w:ilvl w:val="1"/>
        <w:numId w:val="1"/>
      </w:numPr>
      <w:spacing w:after="0" w:line="240" w:lineRule="auto"/>
      <w:ind w:left="601" w:hanging="431"/>
      <w:outlineLvl w:val="1"/>
    </w:pPr>
    <w:rPr>
      <w:rFonts w:ascii="Arial" w:eastAsia="Arial" w:hAnsi="Arial" w:cs="Arial"/>
      <w:b/>
      <w:color w:val="5B9BD5"/>
      <w:sz w:val="32"/>
      <w:szCs w:val="34"/>
      <w:lang w:eastAsia="ja-JP"/>
      <w14:textFill>
        <w14:solidFill>
          <w14:srgbClr w14:val="5B9BD5">
            <w14:lumMod w14:val="65000"/>
            <w14:lumOff w14:val="35000"/>
          </w14:srgbClr>
        </w14:solidFill>
      </w14:textFill>
    </w:rPr>
  </w:style>
  <w:style w:type="paragraph" w:customStyle="1" w:styleId="21">
    <w:name w:val="2 текст"/>
    <w:basedOn w:val="a"/>
    <w:link w:val="23"/>
    <w:qFormat/>
    <w:rsid w:val="003A2F8B"/>
    <w:pPr>
      <w:spacing w:before="60" w:after="60" w:line="240" w:lineRule="auto"/>
      <w:ind w:firstLine="357"/>
      <w:jc w:val="both"/>
    </w:pPr>
    <w:rPr>
      <w:rFonts w:ascii="Times New Roman" w:eastAsia="Arial" w:hAnsi="Times New Roman" w:cs="Times New Roman"/>
      <w:sz w:val="24"/>
      <w:szCs w:val="24"/>
      <w:lang w:eastAsia="ja-JP"/>
    </w:rPr>
  </w:style>
  <w:style w:type="character" w:customStyle="1" w:styleId="23">
    <w:name w:val="2 текст Знак"/>
    <w:basedOn w:val="a0"/>
    <w:link w:val="21"/>
    <w:rsid w:val="003A2F8B"/>
    <w:rPr>
      <w:rFonts w:ascii="Times New Roman" w:eastAsia="Arial" w:hAnsi="Times New Roman" w:cs="Times New Roman"/>
      <w:sz w:val="24"/>
      <w:szCs w:val="24"/>
      <w:lang w:eastAsia="ja-JP"/>
    </w:rPr>
  </w:style>
  <w:style w:type="character" w:customStyle="1" w:styleId="22">
    <w:name w:val="2 заголовок Знак"/>
    <w:basedOn w:val="12"/>
    <w:link w:val="2"/>
    <w:rsid w:val="00C3161D"/>
    <w:rPr>
      <w:rFonts w:ascii="Arial" w:eastAsia="Arial" w:hAnsi="Arial" w:cs="Arial"/>
      <w:b/>
      <w:color w:val="5B9BD5"/>
      <w:sz w:val="32"/>
      <w:szCs w:val="34"/>
      <w:lang w:eastAsia="ja-JP"/>
      <w14:textFill>
        <w14:solidFill>
          <w14:srgbClr w14:val="5B9BD5">
            <w14:lumMod w14:val="65000"/>
            <w14:lumOff w14:val="35000"/>
          </w14:srgbClr>
        </w14:solidFill>
      </w14:textFill>
    </w:rPr>
  </w:style>
  <w:style w:type="character" w:customStyle="1" w:styleId="12">
    <w:name w:val="1Заголовок Знак"/>
    <w:basedOn w:val="a0"/>
    <w:link w:val="13"/>
    <w:qFormat/>
    <w:rsid w:val="00CD506C"/>
    <w:rPr>
      <w:rFonts w:ascii="Arial" w:eastAsia="Arial" w:hAnsi="Arial" w:cs="Arial"/>
      <w:b/>
      <w:color w:val="5B9BD5"/>
      <w:sz w:val="34"/>
      <w:szCs w:val="34"/>
      <w:lang w:eastAsia="ja-JP"/>
      <w14:textFill>
        <w14:solidFill>
          <w14:srgbClr w14:val="5B9BD5">
            <w14:lumMod w14:val="65000"/>
            <w14:lumOff w14:val="35000"/>
          </w14:srgbClr>
        </w14:solidFill>
      </w14:textFill>
    </w:rPr>
  </w:style>
  <w:style w:type="paragraph" w:customStyle="1" w:styleId="13">
    <w:name w:val="1Заголовок"/>
    <w:basedOn w:val="33"/>
    <w:next w:val="21"/>
    <w:link w:val="12"/>
    <w:qFormat/>
    <w:rsid w:val="00CD506C"/>
    <w:pPr>
      <w:pageBreakBefore/>
      <w:spacing w:after="120"/>
      <w:ind w:left="357" w:hanging="357"/>
      <w:outlineLvl w:val="0"/>
    </w:pPr>
  </w:style>
  <w:style w:type="paragraph" w:customStyle="1" w:styleId="33">
    <w:name w:val="Заголовок оглавления3"/>
    <w:basedOn w:val="a"/>
    <w:next w:val="a"/>
    <w:uiPriority w:val="39"/>
    <w:unhideWhenUsed/>
    <w:qFormat/>
    <w:rsid w:val="00E343CE"/>
    <w:pPr>
      <w:keepNext/>
      <w:keepLines/>
      <w:spacing w:before="240" w:after="320" w:line="240" w:lineRule="auto"/>
      <w:ind w:left="360" w:hanging="360"/>
    </w:pPr>
    <w:rPr>
      <w:rFonts w:ascii="Arial" w:eastAsia="Arial" w:hAnsi="Arial" w:cs="Arial"/>
      <w:b/>
      <w:color w:val="5B9BD5"/>
      <w:sz w:val="34"/>
      <w:szCs w:val="34"/>
      <w:lang w:eastAsia="ja-JP"/>
      <w14:textFill>
        <w14:solidFill>
          <w14:srgbClr w14:val="5B9BD5">
            <w14:lumMod w14:val="65000"/>
            <w14:lumOff w14:val="35000"/>
          </w14:srgbClr>
        </w14:solidFill>
      </w14:textFill>
    </w:rPr>
  </w:style>
  <w:style w:type="paragraph" w:customStyle="1" w:styleId="3N">
    <w:name w:val="3 N список"/>
    <w:basedOn w:val="a"/>
    <w:link w:val="3N0"/>
    <w:qFormat/>
    <w:rsid w:val="00E343CE"/>
    <w:pPr>
      <w:numPr>
        <w:numId w:val="17"/>
      </w:numPr>
      <w:spacing w:before="120" w:after="0" w:line="240" w:lineRule="auto"/>
    </w:pPr>
    <w:rPr>
      <w:rFonts w:ascii="Times New Roman" w:eastAsia="Arial" w:hAnsi="Times New Roman" w:cs="Times New Roman"/>
      <w:sz w:val="24"/>
      <w:szCs w:val="24"/>
      <w:lang w:eastAsia="ja-JP"/>
    </w:rPr>
  </w:style>
  <w:style w:type="character" w:customStyle="1" w:styleId="3N0">
    <w:name w:val="3 N список Знак"/>
    <w:basedOn w:val="a0"/>
    <w:link w:val="3N"/>
    <w:rsid w:val="00E343CE"/>
    <w:rPr>
      <w:rFonts w:ascii="Times New Roman" w:eastAsia="Arial" w:hAnsi="Times New Roman" w:cs="Times New Roman"/>
      <w:sz w:val="24"/>
      <w:szCs w:val="24"/>
      <w:lang w:eastAsia="ja-JP"/>
    </w:rPr>
  </w:style>
  <w:style w:type="paragraph" w:customStyle="1" w:styleId="3">
    <w:name w:val="3 Заголовок"/>
    <w:basedOn w:val="2"/>
    <w:next w:val="21"/>
    <w:link w:val="34"/>
    <w:qFormat/>
    <w:rsid w:val="00787802"/>
    <w:pPr>
      <w:numPr>
        <w:ilvl w:val="2"/>
      </w:numPr>
      <w:spacing w:before="240"/>
      <w:ind w:left="845" w:hanging="505"/>
      <w:outlineLvl w:val="2"/>
    </w:pPr>
    <w:rPr>
      <w:sz w:val="28"/>
    </w:rPr>
  </w:style>
  <w:style w:type="character" w:customStyle="1" w:styleId="34">
    <w:name w:val="3 Заголовок Знак"/>
    <w:basedOn w:val="a0"/>
    <w:link w:val="3"/>
    <w:qFormat/>
    <w:rsid w:val="00787802"/>
    <w:rPr>
      <w:rFonts w:ascii="Arial" w:eastAsia="Arial" w:hAnsi="Arial" w:cs="Arial"/>
      <w:b/>
      <w:color w:val="5B9BD5"/>
      <w:sz w:val="28"/>
      <w:szCs w:val="34"/>
      <w:lang w:eastAsia="ja-JP"/>
      <w14:textFill>
        <w14:solidFill>
          <w14:srgbClr w14:val="5B9BD5">
            <w14:lumMod w14:val="65000"/>
            <w14:lumOff w14:val="35000"/>
          </w14:srgbClr>
        </w14:solidFill>
      </w14:textFill>
    </w:rPr>
  </w:style>
  <w:style w:type="paragraph" w:customStyle="1" w:styleId="4">
    <w:name w:val="4 Заголовок"/>
    <w:basedOn w:val="3"/>
    <w:qFormat/>
    <w:rsid w:val="00C3161D"/>
    <w:pPr>
      <w:numPr>
        <w:ilvl w:val="3"/>
      </w:numPr>
      <w:tabs>
        <w:tab w:val="num" w:pos="360"/>
      </w:tabs>
      <w:ind w:left="2069" w:hanging="1729"/>
      <w:outlineLvl w:val="3"/>
    </w:pPr>
    <w:rPr>
      <w:b w:val="0"/>
      <w:sz w:val="24"/>
    </w:rPr>
  </w:style>
  <w:style w:type="paragraph" w:customStyle="1" w:styleId="40">
    <w:name w:val="4 список"/>
    <w:basedOn w:val="a"/>
    <w:link w:val="42"/>
    <w:qFormat/>
    <w:rsid w:val="00E62CB7"/>
    <w:pPr>
      <w:numPr>
        <w:numId w:val="3"/>
      </w:numPr>
      <w:spacing w:before="120" w:after="120" w:line="240" w:lineRule="auto"/>
      <w:jc w:val="both"/>
    </w:pPr>
    <w:rPr>
      <w:rFonts w:ascii="Times New Roman" w:eastAsia="Arial" w:hAnsi="Times New Roman" w:cs="Times New Roman"/>
      <w:sz w:val="24"/>
      <w:szCs w:val="24"/>
      <w:lang w:eastAsia="ja-JP"/>
    </w:rPr>
  </w:style>
  <w:style w:type="character" w:customStyle="1" w:styleId="42">
    <w:name w:val="4 список Знак"/>
    <w:basedOn w:val="a0"/>
    <w:link w:val="40"/>
    <w:rsid w:val="00E62CB7"/>
    <w:rPr>
      <w:rFonts w:ascii="Times New Roman" w:eastAsia="Arial" w:hAnsi="Times New Roman" w:cs="Times New Roman"/>
      <w:sz w:val="24"/>
      <w:szCs w:val="24"/>
      <w:lang w:eastAsia="ja-JP"/>
    </w:rPr>
  </w:style>
  <w:style w:type="character" w:styleId="a4">
    <w:name w:val="annotation reference"/>
    <w:basedOn w:val="a0"/>
    <w:uiPriority w:val="99"/>
    <w:semiHidden/>
    <w:unhideWhenUsed/>
    <w:qFormat/>
    <w:rsid w:val="00D23243"/>
    <w:rPr>
      <w:sz w:val="22"/>
      <w:szCs w:val="16"/>
    </w:rPr>
  </w:style>
  <w:style w:type="paragraph" w:styleId="a5">
    <w:name w:val="annotation text"/>
    <w:basedOn w:val="a"/>
    <w:link w:val="a6"/>
    <w:uiPriority w:val="99"/>
    <w:unhideWhenUsed/>
    <w:qFormat/>
    <w:rsid w:val="00D23243"/>
    <w:pPr>
      <w:spacing w:before="120" w:after="120" w:line="240" w:lineRule="auto"/>
    </w:pPr>
    <w:rPr>
      <w:rFonts w:ascii="Segoe UI Light" w:hAnsi="Segoe UI Light"/>
      <w:color w:val="595959" w:themeColor="text1" w:themeTint="A6"/>
      <w:szCs w:val="20"/>
      <w:lang w:eastAsia="ja-JP"/>
    </w:rPr>
  </w:style>
  <w:style w:type="character" w:customStyle="1" w:styleId="a6">
    <w:name w:val="Текст примечания Знак"/>
    <w:basedOn w:val="a0"/>
    <w:link w:val="a5"/>
    <w:uiPriority w:val="99"/>
    <w:qFormat/>
    <w:rsid w:val="00D23243"/>
    <w:rPr>
      <w:rFonts w:ascii="Segoe UI Light" w:hAnsi="Segoe UI Light"/>
      <w:color w:val="595959" w:themeColor="text1" w:themeTint="A6"/>
      <w:szCs w:val="20"/>
      <w:lang w:eastAsia="ja-JP"/>
    </w:rPr>
  </w:style>
  <w:style w:type="paragraph" w:styleId="a7">
    <w:name w:val="Balloon Text"/>
    <w:basedOn w:val="a"/>
    <w:link w:val="a8"/>
    <w:uiPriority w:val="99"/>
    <w:semiHidden/>
    <w:unhideWhenUsed/>
    <w:rsid w:val="00D232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D23243"/>
    <w:rPr>
      <w:rFonts w:ascii="Segoe UI" w:hAnsi="Segoe UI" w:cs="Segoe UI"/>
      <w:sz w:val="18"/>
      <w:szCs w:val="18"/>
    </w:rPr>
  </w:style>
  <w:style w:type="paragraph" w:styleId="a9">
    <w:name w:val="List Paragraph"/>
    <w:basedOn w:val="a"/>
    <w:uiPriority w:val="34"/>
    <w:qFormat/>
    <w:rsid w:val="00A75A02"/>
    <w:pPr>
      <w:ind w:left="720"/>
      <w:contextualSpacing/>
    </w:pPr>
  </w:style>
  <w:style w:type="paragraph" w:styleId="aa">
    <w:name w:val="annotation subject"/>
    <w:basedOn w:val="a5"/>
    <w:next w:val="a5"/>
    <w:link w:val="ab"/>
    <w:uiPriority w:val="99"/>
    <w:semiHidden/>
    <w:unhideWhenUsed/>
    <w:rsid w:val="00230A5D"/>
    <w:pPr>
      <w:spacing w:before="0" w:after="160"/>
    </w:pPr>
    <w:rPr>
      <w:rFonts w:asciiTheme="minorHAnsi" w:hAnsiTheme="minorHAnsi"/>
      <w:b/>
      <w:bCs/>
      <w:color w:val="auto"/>
      <w:sz w:val="20"/>
      <w:lang w:eastAsia="en-US"/>
    </w:rPr>
  </w:style>
  <w:style w:type="character" w:customStyle="1" w:styleId="ab">
    <w:name w:val="Тема примечания Знак"/>
    <w:basedOn w:val="a6"/>
    <w:link w:val="aa"/>
    <w:uiPriority w:val="99"/>
    <w:semiHidden/>
    <w:rsid w:val="00230A5D"/>
    <w:rPr>
      <w:rFonts w:ascii="Segoe UI Light" w:hAnsi="Segoe UI Light"/>
      <w:b/>
      <w:bCs/>
      <w:color w:val="595959" w:themeColor="text1" w:themeTint="A6"/>
      <w:sz w:val="20"/>
      <w:szCs w:val="20"/>
      <w:lang w:eastAsia="ja-JP"/>
    </w:rPr>
  </w:style>
  <w:style w:type="paragraph" w:styleId="ac">
    <w:name w:val="Revision"/>
    <w:hidden/>
    <w:uiPriority w:val="99"/>
    <w:semiHidden/>
    <w:rsid w:val="008F1A99"/>
    <w:pPr>
      <w:spacing w:after="0" w:line="240" w:lineRule="auto"/>
    </w:pPr>
  </w:style>
  <w:style w:type="character" w:styleId="ad">
    <w:name w:val="FollowedHyperlink"/>
    <w:basedOn w:val="a0"/>
    <w:uiPriority w:val="99"/>
    <w:semiHidden/>
    <w:unhideWhenUsed/>
    <w:rsid w:val="003274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0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1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FBC68-199C-4399-A335-A3D8DE76D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1479</TotalTime>
  <Pages>1</Pages>
  <Words>12265</Words>
  <Characters>69911</Characters>
  <Application>Microsoft Office Word</Application>
  <DocSecurity>0</DocSecurity>
  <Lines>582</Lines>
  <Paragraphs>164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Буссе Дмитрий Александрович</dc:creator>
  <cp:keywords/>
  <dc:description/>
  <cp:lastModifiedBy>Буссе Дмитрий Александрович</cp:lastModifiedBy>
  <cp:revision>5</cp:revision>
  <dcterms:created xsi:type="dcterms:W3CDTF">2024-06-26T10:07:00Z</dcterms:created>
  <dcterms:modified xsi:type="dcterms:W3CDTF">2024-06-27T13:06:00Z</dcterms:modified>
</cp:coreProperties>
</file>